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35CC5">
      <w:pPr>
        <w:pStyle w:val="3"/>
        <w:pageBreakBefore w:val="0"/>
        <w:widowControl/>
        <w:kinsoku/>
        <w:wordWrap/>
        <w:overflowPunct w:val="0"/>
        <w:topLinePunct w:val="0"/>
        <w:autoSpaceDE w:val="0"/>
        <w:autoSpaceDN w:val="0"/>
        <w:bidi w:val="0"/>
        <w:adjustRightInd w:val="0"/>
        <w:snapToGrid/>
        <w:spacing w:before="0" w:beforeLines="0" w:beforeAutospacing="0" w:after="0" w:afterLines="0" w:afterAutospacing="0" w:line="360" w:lineRule="auto"/>
        <w:ind w:left="0" w:leftChars="0" w:right="0" w:rightChars="0" w:firstLine="0" w:firstLineChars="0"/>
        <w:jc w:val="center"/>
        <w:textAlignment w:val="baseline"/>
        <w:rPr>
          <w:rFonts w:hint="default" w:ascii="Times New Roman" w:hAnsi="Times New Roman" w:eastAsia="黑体" w:cs="Times New Roman"/>
          <w:b w:val="0"/>
          <w:i w:val="0"/>
          <w:iCs w:val="0"/>
          <w:caps w:val="0"/>
          <w:color w:val="auto"/>
          <w:spacing w:val="0"/>
          <w:sz w:val="36"/>
          <w:szCs w:val="36"/>
          <w:highlight w:val="none"/>
          <w:shd w:val="clear" w:fill="FFFFFF"/>
        </w:rPr>
      </w:pPr>
      <w:r>
        <w:rPr>
          <w:rFonts w:hint="default" w:ascii="Times New Roman" w:hAnsi="Times New Roman" w:eastAsia="黑体" w:cs="Times New Roman"/>
          <w:b w:val="0"/>
          <w:i w:val="0"/>
          <w:iCs w:val="0"/>
          <w:caps w:val="0"/>
          <w:color w:val="auto"/>
          <w:spacing w:val="0"/>
          <w:sz w:val="36"/>
          <w:szCs w:val="36"/>
          <w:highlight w:val="none"/>
          <w:shd w:val="clear" w:fill="FFFFFF"/>
        </w:rPr>
        <w:t>基于多源数据融合与LSTM-ARIMA混合模型的</w:t>
      </w:r>
    </w:p>
    <w:p w14:paraId="7A00FD3A">
      <w:pPr>
        <w:pStyle w:val="3"/>
        <w:pageBreakBefore w:val="0"/>
        <w:widowControl/>
        <w:kinsoku/>
        <w:wordWrap/>
        <w:overflowPunct w:val="0"/>
        <w:topLinePunct w:val="0"/>
        <w:autoSpaceDE w:val="0"/>
        <w:autoSpaceDN w:val="0"/>
        <w:bidi w:val="0"/>
        <w:adjustRightInd w:val="0"/>
        <w:snapToGrid/>
        <w:spacing w:before="0" w:beforeLines="0" w:beforeAutospacing="0" w:after="0" w:afterLines="0" w:afterAutospacing="0" w:line="360" w:lineRule="auto"/>
        <w:ind w:left="0" w:leftChars="0" w:right="0" w:rightChars="0" w:firstLine="0" w:firstLineChars="0"/>
        <w:jc w:val="center"/>
        <w:textAlignment w:val="baseline"/>
        <w:rPr>
          <w:rFonts w:hint="default" w:ascii="Times New Roman" w:hAnsi="Times New Roman" w:eastAsia="黑体" w:cs="Times New Roman"/>
          <w:b w:val="0"/>
          <w:i w:val="0"/>
          <w:color w:val="auto"/>
          <w:spacing w:val="-4"/>
          <w:sz w:val="36"/>
          <w:szCs w:val="36"/>
          <w:highlight w:val="none"/>
          <w:lang w:val="en-US" w:eastAsia="zh-CN"/>
        </w:rPr>
      </w:pPr>
      <w:r>
        <w:rPr>
          <w:rFonts w:hint="default" w:ascii="Times New Roman" w:hAnsi="Times New Roman" w:eastAsia="黑体" w:cs="Times New Roman"/>
          <w:b w:val="0"/>
          <w:i w:val="0"/>
          <w:iCs w:val="0"/>
          <w:caps w:val="0"/>
          <w:color w:val="auto"/>
          <w:spacing w:val="0"/>
          <w:sz w:val="36"/>
          <w:szCs w:val="36"/>
          <w:highlight w:val="none"/>
          <w:shd w:val="clear" w:fill="FFFFFF"/>
        </w:rPr>
        <w:t>六盘水山地旅游数据预测系统研究</w:t>
      </w:r>
    </w:p>
    <w:p w14:paraId="2E589D57">
      <w:pPr>
        <w:pageBreakBefore w:val="0"/>
        <w:widowControl/>
        <w:kinsoku/>
        <w:wordWrap/>
        <w:overflowPunct w:val="0"/>
        <w:topLinePunct w:val="0"/>
        <w:autoSpaceDE w:val="0"/>
        <w:autoSpaceDN w:val="0"/>
        <w:bidi w:val="0"/>
        <w:adjustRightInd w:val="0"/>
        <w:spacing w:line="360" w:lineRule="auto"/>
        <w:jc w:val="center"/>
        <w:textAlignment w:val="baseline"/>
        <w:rPr>
          <w:rFonts w:hint="default" w:ascii="Times New Roman" w:hAnsi="Times New Roman" w:eastAsia="宋体" w:cs="Times New Roman"/>
          <w:color w:val="auto"/>
          <w:sz w:val="24"/>
          <w:szCs w:val="24"/>
          <w:highlight w:val="none"/>
          <w:lang w:val="en-US" w:eastAsia="zh-CN"/>
        </w:rPr>
      </w:pPr>
      <w:r>
        <w:rPr>
          <w:rFonts w:hint="default" w:ascii="Times New Roman" w:hAnsi="Times New Roman" w:eastAsia="宋体" w:cs="Times New Roman"/>
          <w:color w:val="auto"/>
          <w:sz w:val="24"/>
          <w:szCs w:val="24"/>
          <w:highlight w:val="none"/>
          <w:lang w:val="en-US" w:eastAsia="zh-CN"/>
        </w:rPr>
        <w:t>舒永飞，</w:t>
      </w:r>
      <w:ins w:id="0" w:author="bjb" w:date="2026-04-02T10:06:06Z">
        <w:r>
          <w:rPr>
            <w:rFonts w:hint="default" w:ascii="Times New Roman" w:hAnsi="Times New Roman" w:eastAsia="宋体" w:cs="Times New Roman"/>
            <w:color w:val="auto"/>
            <w:sz w:val="24"/>
            <w:szCs w:val="24"/>
            <w:highlight w:val="none"/>
            <w:lang w:val="en-US" w:eastAsia="zh-CN"/>
          </w:rPr>
          <w:t xml:space="preserve">  </w:t>
        </w:r>
      </w:ins>
      <w:r>
        <w:rPr>
          <w:rFonts w:hint="default" w:ascii="Times New Roman" w:hAnsi="Times New Roman" w:eastAsia="宋体" w:cs="Times New Roman"/>
          <w:color w:val="auto"/>
          <w:sz w:val="24"/>
          <w:szCs w:val="24"/>
          <w:highlight w:val="none"/>
          <w:lang w:val="en-US" w:eastAsia="zh-CN"/>
        </w:rPr>
        <w:t>李惠</w:t>
      </w:r>
      <w:ins w:id="1" w:author="bjb" w:date="2026-04-02T10:06:08Z">
        <w:r>
          <w:rPr>
            <w:rFonts w:hint="default" w:ascii="Times New Roman" w:hAnsi="Times New Roman" w:eastAsia="宋体" w:cs="Times New Roman"/>
            <w:color w:val="auto"/>
            <w:sz w:val="24"/>
            <w:szCs w:val="24"/>
            <w:highlight w:val="none"/>
            <w:lang w:val="en-US" w:eastAsia="zh-CN"/>
          </w:rPr>
          <w:t xml:space="preserve">  </w:t>
        </w:r>
      </w:ins>
      <w:r>
        <w:rPr>
          <w:rFonts w:hint="default" w:ascii="Times New Roman" w:hAnsi="Times New Roman" w:eastAsia="宋体" w:cs="Times New Roman"/>
          <w:color w:val="auto"/>
          <w:sz w:val="24"/>
          <w:szCs w:val="24"/>
          <w:highlight w:val="none"/>
          <w:lang w:val="en-US" w:eastAsia="zh-CN"/>
        </w:rPr>
        <w:t>张浩东</w:t>
      </w:r>
      <w:ins w:id="2" w:author="bjb" w:date="2026-04-02T10:06:09Z">
        <w:r>
          <w:rPr>
            <w:rFonts w:hint="default" w:ascii="Times New Roman" w:hAnsi="Times New Roman" w:eastAsia="宋体" w:cs="Times New Roman"/>
            <w:color w:val="auto"/>
            <w:sz w:val="24"/>
            <w:szCs w:val="24"/>
            <w:highlight w:val="none"/>
            <w:lang w:val="en-US" w:eastAsia="zh-CN"/>
          </w:rPr>
          <w:t xml:space="preserve"> </w:t>
        </w:r>
      </w:ins>
      <w:ins w:id="3" w:author="bjb" w:date="2026-04-02T10:06:10Z">
        <w:r>
          <w:rPr>
            <w:rFonts w:hint="default" w:ascii="Times New Roman" w:hAnsi="Times New Roman" w:eastAsia="宋体" w:cs="Times New Roman"/>
            <w:color w:val="auto"/>
            <w:sz w:val="24"/>
            <w:szCs w:val="24"/>
            <w:highlight w:val="none"/>
            <w:lang w:val="en-US" w:eastAsia="zh-CN"/>
          </w:rPr>
          <w:t xml:space="preserve"> </w:t>
        </w:r>
      </w:ins>
      <w:r>
        <w:rPr>
          <w:rFonts w:hint="default" w:ascii="Times New Roman" w:hAnsi="Times New Roman" w:eastAsia="宋体" w:cs="Times New Roman"/>
          <w:color w:val="auto"/>
          <w:sz w:val="24"/>
          <w:szCs w:val="24"/>
          <w:highlight w:val="none"/>
          <w:lang w:val="en-US" w:eastAsia="zh-CN"/>
        </w:rPr>
        <w:t>黄芳芳</w:t>
      </w:r>
      <w:ins w:id="4" w:author="bjb" w:date="2026-04-02T10:06:10Z">
        <w:r>
          <w:rPr>
            <w:rFonts w:hint="default" w:ascii="Times New Roman" w:hAnsi="Times New Roman" w:eastAsia="宋体" w:cs="Times New Roman"/>
            <w:color w:val="auto"/>
            <w:sz w:val="24"/>
            <w:szCs w:val="24"/>
            <w:highlight w:val="none"/>
            <w:lang w:val="en-US" w:eastAsia="zh-CN"/>
          </w:rPr>
          <w:t xml:space="preserve"> </w:t>
        </w:r>
      </w:ins>
      <w:ins w:id="5" w:author="bjb" w:date="2026-04-02T10:06:11Z">
        <w:r>
          <w:rPr>
            <w:rFonts w:hint="default" w:ascii="Times New Roman" w:hAnsi="Times New Roman" w:eastAsia="宋体" w:cs="Times New Roman"/>
            <w:color w:val="auto"/>
            <w:sz w:val="24"/>
            <w:szCs w:val="24"/>
            <w:highlight w:val="none"/>
            <w:lang w:val="en-US" w:eastAsia="zh-CN"/>
          </w:rPr>
          <w:t xml:space="preserve"> </w:t>
        </w:r>
      </w:ins>
      <w:r>
        <w:rPr>
          <w:rFonts w:hint="default" w:ascii="Times New Roman" w:hAnsi="Times New Roman" w:eastAsia="宋体" w:cs="Times New Roman"/>
          <w:color w:val="auto"/>
          <w:sz w:val="24"/>
          <w:szCs w:val="24"/>
          <w:highlight w:val="none"/>
          <w:lang w:val="en-US" w:eastAsia="zh-CN"/>
        </w:rPr>
        <w:t>周芳</w:t>
      </w:r>
      <w:ins w:id="6" w:author="bjb" w:date="2026-04-02T10:06:11Z">
        <w:r>
          <w:rPr>
            <w:rFonts w:hint="default" w:ascii="Times New Roman" w:hAnsi="Times New Roman" w:eastAsia="宋体" w:cs="Times New Roman"/>
            <w:color w:val="auto"/>
            <w:sz w:val="24"/>
            <w:szCs w:val="24"/>
            <w:highlight w:val="none"/>
            <w:lang w:val="en-US" w:eastAsia="zh-CN"/>
          </w:rPr>
          <w:t xml:space="preserve"> </w:t>
        </w:r>
      </w:ins>
      <w:ins w:id="7" w:author="bjb" w:date="2026-04-02T10:06:12Z">
        <w:r>
          <w:rPr>
            <w:rFonts w:hint="default" w:ascii="Times New Roman" w:hAnsi="Times New Roman" w:eastAsia="宋体" w:cs="Times New Roman"/>
            <w:color w:val="auto"/>
            <w:sz w:val="24"/>
            <w:szCs w:val="24"/>
            <w:highlight w:val="none"/>
            <w:lang w:val="en-US" w:eastAsia="zh-CN"/>
          </w:rPr>
          <w:t xml:space="preserve"> </w:t>
        </w:r>
      </w:ins>
      <w:r>
        <w:rPr>
          <w:rFonts w:hint="default" w:ascii="Times New Roman" w:hAnsi="Times New Roman" w:eastAsia="宋体" w:cs="Times New Roman"/>
          <w:color w:val="auto"/>
          <w:sz w:val="24"/>
          <w:szCs w:val="24"/>
          <w:highlight w:val="none"/>
          <w:lang w:val="en-US" w:eastAsia="zh-CN"/>
        </w:rPr>
        <w:t>许娜娜</w:t>
      </w:r>
    </w:p>
    <w:p w14:paraId="0C836ACB">
      <w:pPr>
        <w:pageBreakBefore w:val="0"/>
        <w:widowControl/>
        <w:kinsoku/>
        <w:wordWrap/>
        <w:overflowPunct w:val="0"/>
        <w:topLinePunct w:val="0"/>
        <w:autoSpaceDE w:val="0"/>
        <w:autoSpaceDN w:val="0"/>
        <w:bidi w:val="0"/>
        <w:adjustRightInd w:val="0"/>
        <w:spacing w:line="360" w:lineRule="auto"/>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 xml:space="preserve">                            （六盘水师范学院计算机科学学院，贵州 六盘水</w:t>
      </w:r>
      <w:ins w:id="8" w:author="bjb" w:date="2026-04-02T10:06:13Z">
        <w:r>
          <w:rPr>
            <w:rFonts w:hint="default"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lang w:val="en-US" w:eastAsia="zh-CN"/>
        </w:rPr>
        <w:t>553001）</w:t>
      </w:r>
    </w:p>
    <w:p w14:paraId="09B39598">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rPr>
          <w:del w:id="9" w:author="bjb" w:date="2026-04-02T10:06:37Z"/>
          <w:rFonts w:hint="default" w:ascii="Times New Roman" w:hAnsi="Times New Roman" w:eastAsia="宋体" w:cs="Times New Roman"/>
          <w:color w:val="auto"/>
          <w:sz w:val="18"/>
          <w:szCs w:val="18"/>
          <w:highlight w:val="none"/>
          <w:lang w:eastAsia="zh"/>
          <w:woUserID w:val="2"/>
        </w:rPr>
      </w:pPr>
      <w:ins w:id="10" w:author="bjb" w:date="2026-04-02T10:06:24Z">
        <w:r>
          <w:rPr>
            <w:rFonts w:hint="default" w:ascii="Times New Roman" w:hAnsi="Times New Roman" w:eastAsia="黑体" w:cs="Times New Roman"/>
            <w:b w:val="0"/>
            <w:i w:val="0"/>
            <w:color w:val="auto"/>
            <w:sz w:val="18"/>
            <w:szCs w:val="18"/>
            <w:highlight w:val="none"/>
            <w:lang w:val="en-US" w:eastAsia="zh-CN"/>
            <w:woUserID w:val="2"/>
          </w:rPr>
          <w:t>摘</w:t>
        </w:r>
      </w:ins>
      <w:ins w:id="11" w:author="bjb" w:date="2026-04-02T10:06:33Z">
        <w:r>
          <w:rPr>
            <w:rFonts w:hint="default" w:ascii="Times New Roman" w:hAnsi="Times New Roman" w:eastAsia="黑体" w:cs="Times New Roman"/>
            <w:b w:val="0"/>
            <w:i w:val="0"/>
            <w:color w:val="auto"/>
            <w:sz w:val="18"/>
            <w:szCs w:val="18"/>
            <w:highlight w:val="none"/>
            <w:lang w:val="en-US" w:eastAsia="zh-CN"/>
            <w:woUserID w:val="2"/>
          </w:rPr>
          <w:t xml:space="preserve"> </w:t>
        </w:r>
      </w:ins>
      <w:ins w:id="12" w:author="bjb" w:date="2026-04-02T10:06:24Z">
        <w:r>
          <w:rPr>
            <w:rFonts w:hint="default" w:ascii="Times New Roman" w:hAnsi="Times New Roman" w:eastAsia="黑体" w:cs="Times New Roman"/>
            <w:b w:val="0"/>
            <w:i w:val="0"/>
            <w:color w:val="auto"/>
            <w:sz w:val="18"/>
            <w:szCs w:val="18"/>
            <w:highlight w:val="none"/>
            <w:lang w:val="en-US" w:eastAsia="zh-CN"/>
            <w:woUserID w:val="2"/>
          </w:rPr>
          <w:t>要</w:t>
        </w:r>
      </w:ins>
      <w:ins w:id="13" w:author="bjb" w:date="2026-04-02T10:06:25Z">
        <w:r>
          <w:rPr>
            <w:rFonts w:hint="default" w:ascii="Times New Roman" w:hAnsi="Times New Roman" w:eastAsia="黑体" w:cs="Times New Roman"/>
            <w:b w:val="0"/>
            <w:i w:val="0"/>
            <w:color w:val="auto"/>
            <w:sz w:val="18"/>
            <w:szCs w:val="18"/>
            <w:highlight w:val="none"/>
            <w:lang w:val="en-US" w:eastAsia="zh-CN"/>
            <w:woUserID w:val="2"/>
          </w:rPr>
          <w:t>：</w:t>
        </w:r>
      </w:ins>
      <w:ins w:id="14" w:author="bjb" w:date="2026-04-02T10:06:25Z">
        <w:r>
          <w:rPr>
            <w:rFonts w:hint="default" w:ascii="Times New Roman" w:hAnsi="Times New Roman" w:eastAsia="宋体" w:cs="Times New Roman"/>
            <w:b w:val="0"/>
            <w:i w:val="0"/>
            <w:color w:val="auto"/>
            <w:sz w:val="18"/>
            <w:szCs w:val="18"/>
            <w:highlight w:val="none"/>
            <w:lang w:val="en-US" w:eastAsia="zh-CN"/>
            <w:woUserID w:val="2"/>
          </w:rPr>
          <w:t xml:space="preserve"> </w:t>
        </w:r>
      </w:ins>
      <w:r>
        <w:rPr>
          <w:rFonts w:hint="default" w:ascii="Times New Roman" w:hAnsi="Times New Roman" w:eastAsia="宋体" w:cs="Times New Roman"/>
          <w:b w:val="0"/>
          <w:i w:val="0"/>
          <w:color w:val="auto"/>
          <w:sz w:val="18"/>
          <w:szCs w:val="18"/>
          <w:highlight w:val="none"/>
          <w:lang w:eastAsia="zh"/>
          <w:woUserID w:val="2"/>
        </w:rPr>
        <w:t>针对全球旅游业需求多元化与流量波动挑战，六盘水景区存在季节性客流失衡、资源配置低效等问题</w:t>
      </w:r>
      <w:r>
        <w:rPr>
          <w:rFonts w:hint="default" w:ascii="Times New Roman" w:hAnsi="Times New Roman" w:eastAsia="宋体" w:cs="Times New Roman"/>
          <w:b w:val="0"/>
          <w:i w:val="0"/>
          <w:color w:val="auto"/>
          <w:sz w:val="18"/>
          <w:szCs w:val="18"/>
          <w:highlight w:val="none"/>
          <w:lang w:eastAsia="zh"/>
          <w:woUserID w:val="7"/>
        </w:rPr>
        <w:t>。</w:t>
      </w:r>
      <w:r>
        <w:rPr>
          <w:rFonts w:hint="default" w:ascii="Times New Roman" w:hAnsi="Times New Roman" w:eastAsia="宋体" w:cs="Times New Roman"/>
          <w:b w:val="0"/>
          <w:i w:val="0"/>
          <w:color w:val="auto"/>
          <w:sz w:val="18"/>
          <w:szCs w:val="18"/>
          <w:highlight w:val="none"/>
          <w:lang w:eastAsia="zh"/>
          <w:woUserID w:val="2"/>
        </w:rPr>
        <w:t>本研究构建“多源数据融合</w:t>
      </w:r>
      <w:ins w:id="15" w:author="bjb" w:date="2026-04-02T10:11:17Z">
        <w:r>
          <w:rPr>
            <w:rFonts w:hint="default" w:ascii="Times New Roman" w:hAnsi="Times New Roman" w:eastAsia="宋体" w:cs="Times New Roman"/>
            <w:b w:val="0"/>
            <w:i w:val="0"/>
            <w:color w:val="auto"/>
            <w:sz w:val="18"/>
            <w:szCs w:val="18"/>
            <w:highlight w:val="none"/>
            <w:lang w:eastAsia="zh-CN"/>
            <w:woUserID w:val="2"/>
          </w:rPr>
          <w:t>—</w:t>
        </w:r>
      </w:ins>
      <w:r>
        <w:rPr>
          <w:rFonts w:hint="default" w:ascii="Times New Roman" w:hAnsi="Times New Roman" w:eastAsia="宋体" w:cs="Times New Roman"/>
          <w:b w:val="0"/>
          <w:i w:val="0"/>
          <w:color w:val="auto"/>
          <w:sz w:val="18"/>
          <w:szCs w:val="18"/>
          <w:highlight w:val="none"/>
          <w:lang w:eastAsia="zh"/>
          <w:woUserID w:val="2"/>
        </w:rPr>
        <w:t>混合模型预测</w:t>
      </w:r>
      <w:ins w:id="16" w:author="bjb" w:date="2026-04-02T10:11:23Z">
        <w:r>
          <w:rPr>
            <w:rFonts w:hint="default" w:ascii="Times New Roman" w:hAnsi="Times New Roman" w:eastAsia="宋体" w:cs="Times New Roman"/>
            <w:b w:val="0"/>
            <w:i w:val="0"/>
            <w:color w:val="auto"/>
            <w:sz w:val="18"/>
            <w:szCs w:val="18"/>
            <w:highlight w:val="none"/>
            <w:lang w:eastAsia="zh-CN"/>
            <w:woUserID w:val="2"/>
          </w:rPr>
          <w:t>—</w:t>
        </w:r>
      </w:ins>
      <w:r>
        <w:rPr>
          <w:rFonts w:hint="default" w:ascii="Times New Roman" w:hAnsi="Times New Roman" w:eastAsia="宋体" w:cs="Times New Roman"/>
          <w:b w:val="0"/>
          <w:i w:val="0"/>
          <w:color w:val="auto"/>
          <w:sz w:val="18"/>
          <w:szCs w:val="18"/>
          <w:highlight w:val="none"/>
          <w:lang w:eastAsia="zh"/>
          <w:woUserID w:val="2"/>
        </w:rPr>
        <w:t>三维可视化决策”体系，整合12类维度数据</w:t>
      </w:r>
      <w:bookmarkStart w:id="20" w:name="_GoBack"/>
      <w:r>
        <w:rPr>
          <w:rFonts w:hint="default" w:ascii="Times New Roman" w:hAnsi="Times New Roman" w:eastAsia="宋体" w:cs="Times New Roman"/>
          <w:b w:val="0"/>
          <w:i w:val="0"/>
          <w:color w:val="auto"/>
          <w:sz w:val="18"/>
          <w:szCs w:val="18"/>
          <w:highlight w:val="none"/>
          <w:lang w:eastAsia="zh"/>
          <w:woUserID w:val="2"/>
        </w:rPr>
        <w:t>，</w:t>
      </w:r>
      <w:del w:id="17" w:author="bjb" w:date="2026-04-02T10:59:56Z">
        <w:r>
          <w:rPr>
            <w:rFonts w:hint="default" w:ascii="Times New Roman" w:hAnsi="Times New Roman" w:eastAsia="宋体" w:cs="Times New Roman"/>
            <w:b w:val="0"/>
            <w:i w:val="0"/>
            <w:color w:val="auto"/>
            <w:sz w:val="18"/>
            <w:szCs w:val="18"/>
            <w:highlight w:val="none"/>
            <w:lang w:val="en-US" w:eastAsia="zh"/>
            <w:woUserID w:val="2"/>
          </w:rPr>
          <w:delText>首创</w:delText>
        </w:r>
      </w:del>
      <w:ins w:id="18" w:author="bjb" w:date="2026-04-02T10:59:57Z">
        <w:r>
          <w:rPr>
            <w:rFonts w:hint="eastAsia" w:ascii="Times New Roman" w:hAnsi="Times New Roman" w:eastAsia="宋体" w:cs="Times New Roman"/>
            <w:b w:val="0"/>
            <w:i w:val="0"/>
            <w:color w:val="auto"/>
            <w:sz w:val="18"/>
            <w:szCs w:val="18"/>
            <w:highlight w:val="none"/>
            <w:lang w:val="en-US" w:eastAsia="zh-CN"/>
            <w:woUserID w:val="2"/>
          </w:rPr>
          <w:t>设计</w:t>
        </w:r>
        <w:bookmarkEnd w:id="20"/>
      </w:ins>
      <w:ins w:id="19" w:author="bjb" w:date="2026-04-02T11:00:09Z">
        <w:r>
          <w:rPr>
            <w:rFonts w:hint="eastAsia" w:ascii="Times New Roman" w:hAnsi="Times New Roman" w:eastAsia="宋体" w:cs="Times New Roman"/>
            <w:b w:val="0"/>
            <w:i w:val="0"/>
            <w:color w:val="auto"/>
            <w:sz w:val="18"/>
            <w:szCs w:val="18"/>
            <w:highlight w:val="none"/>
            <w:lang w:val="en-US" w:eastAsia="zh-CN"/>
            <w:woUserID w:val="2"/>
          </w:rPr>
          <w:t xml:space="preserve"> </w:t>
        </w:r>
      </w:ins>
      <w:r>
        <w:rPr>
          <w:rFonts w:hint="default" w:ascii="Times New Roman" w:hAnsi="Times New Roman" w:eastAsia="宋体" w:cs="Times New Roman"/>
          <w:b w:val="0"/>
          <w:i w:val="0"/>
          <w:color w:val="auto"/>
          <w:sz w:val="18"/>
          <w:szCs w:val="18"/>
          <w:highlight w:val="none"/>
          <w:lang w:eastAsia="zh"/>
          <w:woUserID w:val="2"/>
        </w:rPr>
        <w:t>LSTM</w:t>
      </w:r>
      <w:ins w:id="20" w:author="bjb" w:date="2026-04-02T11:00:10Z">
        <w:r>
          <w:rPr>
            <w:rFonts w:hint="eastAsia" w:ascii="Times New Roman" w:hAnsi="Times New Roman" w:eastAsia="宋体" w:cs="Times New Roman"/>
            <w:b w:val="0"/>
            <w:i w:val="0"/>
            <w:color w:val="auto"/>
            <w:sz w:val="18"/>
            <w:szCs w:val="18"/>
            <w:highlight w:val="none"/>
            <w:lang w:val="en-US" w:eastAsia="zh-CN"/>
            <w:woUserID w:val="2"/>
          </w:rPr>
          <w:t xml:space="preserve"> </w:t>
        </w:r>
      </w:ins>
      <w:r>
        <w:rPr>
          <w:rFonts w:hint="default" w:ascii="Times New Roman" w:hAnsi="Times New Roman" w:eastAsia="宋体" w:cs="Times New Roman"/>
          <w:b w:val="0"/>
          <w:i w:val="0"/>
          <w:color w:val="auto"/>
          <w:sz w:val="18"/>
          <w:szCs w:val="18"/>
          <w:highlight w:val="none"/>
          <w:lang w:eastAsia="zh"/>
          <w:woUserID w:val="2"/>
        </w:rPr>
        <w:t>与</w:t>
      </w:r>
      <w:ins w:id="21" w:author="bjb" w:date="2026-04-02T11:00:11Z">
        <w:r>
          <w:rPr>
            <w:rFonts w:hint="eastAsia" w:ascii="Times New Roman" w:hAnsi="Times New Roman" w:eastAsia="宋体" w:cs="Times New Roman"/>
            <w:b w:val="0"/>
            <w:i w:val="0"/>
            <w:color w:val="auto"/>
            <w:sz w:val="18"/>
            <w:szCs w:val="18"/>
            <w:highlight w:val="none"/>
            <w:lang w:val="en-US" w:eastAsia="zh-CN"/>
            <w:woUserID w:val="2"/>
          </w:rPr>
          <w:t xml:space="preserve"> </w:t>
        </w:r>
      </w:ins>
      <w:r>
        <w:rPr>
          <w:rFonts w:hint="default" w:ascii="Times New Roman" w:hAnsi="Times New Roman" w:eastAsia="宋体" w:cs="Times New Roman"/>
          <w:b w:val="0"/>
          <w:i w:val="0"/>
          <w:color w:val="auto"/>
          <w:sz w:val="18"/>
          <w:szCs w:val="18"/>
          <w:highlight w:val="none"/>
          <w:lang w:eastAsia="zh"/>
          <w:woUserID w:val="2"/>
        </w:rPr>
        <w:t>ARIMA 混合模型，基于 Java/Spring Boot 开发三端协同系统，集成 Mapbox GL 三维地形与 ECharts GL 热力图。</w:t>
      </w:r>
      <w:r>
        <w:rPr>
          <w:rFonts w:hint="default" w:ascii="Times New Roman" w:hAnsi="Times New Roman" w:eastAsia="宋体" w:cs="Times New Roman"/>
          <w:b w:val="0"/>
          <w:i w:val="0"/>
          <w:color w:val="auto"/>
          <w:sz w:val="18"/>
          <w:szCs w:val="18"/>
          <w:highlight w:val="none"/>
          <w:lang w:val="en-US" w:eastAsia="zh-CN"/>
          <w:woUserID w:val="2"/>
        </w:rPr>
        <w:t>研究表明，</w:t>
      </w:r>
      <w:r>
        <w:rPr>
          <w:rFonts w:hint="default" w:ascii="Times New Roman" w:hAnsi="Times New Roman" w:eastAsia="宋体" w:cs="Times New Roman"/>
          <w:b w:val="0"/>
          <w:i w:val="0"/>
          <w:color w:val="auto"/>
          <w:sz w:val="18"/>
          <w:szCs w:val="18"/>
          <w:highlight w:val="none"/>
          <w:lang w:eastAsia="zh"/>
          <w:woUserID w:val="2"/>
        </w:rPr>
        <w:t>多维度数据使模型误差降低</w:t>
      </w:r>
      <w:ins w:id="22" w:author="bjb" w:date="2026-04-02T11:01:46Z">
        <w:r>
          <w:rPr>
            <w:rFonts w:hint="eastAsia" w:ascii="Times New Roman" w:hAnsi="Times New Roman" w:eastAsia="宋体" w:cs="Times New Roman"/>
            <w:b w:val="0"/>
            <w:i w:val="0"/>
            <w:color w:val="auto"/>
            <w:sz w:val="18"/>
            <w:szCs w:val="18"/>
            <w:highlight w:val="none"/>
            <w:lang w:eastAsia="zh-CN"/>
            <w:woUserID w:val="2"/>
          </w:rPr>
          <w:t>了</w:t>
        </w:r>
      </w:ins>
      <w:r>
        <w:rPr>
          <w:rFonts w:hint="default" w:ascii="Times New Roman" w:hAnsi="Times New Roman" w:eastAsia="宋体" w:cs="Times New Roman"/>
          <w:b w:val="0"/>
          <w:i w:val="0"/>
          <w:color w:val="auto"/>
          <w:sz w:val="18"/>
          <w:szCs w:val="18"/>
          <w:highlight w:val="none"/>
          <w:lang w:eastAsia="zh"/>
          <w:woUserID w:val="2"/>
        </w:rPr>
        <w:t xml:space="preserve"> 41.7%，3D 可视化</w:t>
      </w:r>
      <w:ins w:id="23" w:author="bjb" w:date="2026-04-02T11:00:45Z">
        <w:r>
          <w:rPr>
            <w:rFonts w:hint="eastAsia" w:ascii="Times New Roman" w:hAnsi="Times New Roman" w:eastAsia="宋体" w:cs="Times New Roman"/>
            <w:b w:val="0"/>
            <w:i w:val="0"/>
            <w:color w:val="auto"/>
            <w:sz w:val="18"/>
            <w:szCs w:val="18"/>
            <w:highlight w:val="none"/>
            <w:lang w:val="en-US" w:eastAsia="zh-CN"/>
            <w:woUserID w:val="2"/>
          </w:rPr>
          <w:t>使</w:t>
        </w:r>
      </w:ins>
      <w:del w:id="24" w:author="bjb" w:date="2026-04-02T11:00:48Z">
        <w:r>
          <w:rPr>
            <w:rFonts w:hint="default" w:ascii="Times New Roman" w:hAnsi="Times New Roman" w:eastAsia="宋体" w:cs="Times New Roman"/>
            <w:b w:val="0"/>
            <w:i w:val="0"/>
            <w:color w:val="auto"/>
            <w:sz w:val="18"/>
            <w:szCs w:val="18"/>
            <w:highlight w:val="none"/>
            <w:lang w:eastAsia="zh"/>
            <w:woUserID w:val="2"/>
          </w:rPr>
          <w:delText>提升</w:delText>
        </w:r>
      </w:del>
      <w:r>
        <w:rPr>
          <w:rFonts w:hint="default" w:ascii="Times New Roman" w:hAnsi="Times New Roman" w:eastAsia="宋体" w:cs="Times New Roman"/>
          <w:b w:val="0"/>
          <w:i w:val="0"/>
          <w:color w:val="auto"/>
          <w:sz w:val="18"/>
          <w:szCs w:val="18"/>
          <w:highlight w:val="none"/>
          <w:lang w:eastAsia="zh"/>
          <w:woUserID w:val="2"/>
        </w:rPr>
        <w:t>景区预警响应速度</w:t>
      </w:r>
      <w:ins w:id="25" w:author="bjb" w:date="2026-04-02T11:00:48Z">
        <w:r>
          <w:rPr>
            <w:rFonts w:hint="default" w:ascii="Times New Roman" w:hAnsi="Times New Roman" w:eastAsia="宋体" w:cs="Times New Roman"/>
            <w:b w:val="0"/>
            <w:i w:val="0"/>
            <w:color w:val="auto"/>
            <w:sz w:val="18"/>
            <w:szCs w:val="18"/>
            <w:highlight w:val="none"/>
            <w:lang w:eastAsia="zh"/>
            <w:woUserID w:val="2"/>
          </w:rPr>
          <w:t>提升</w:t>
        </w:r>
      </w:ins>
      <w:r>
        <w:rPr>
          <w:rFonts w:hint="default" w:ascii="Times New Roman" w:hAnsi="Times New Roman" w:eastAsia="宋体" w:cs="Times New Roman"/>
          <w:b w:val="0"/>
          <w:i w:val="0"/>
          <w:color w:val="auto"/>
          <w:sz w:val="18"/>
          <w:szCs w:val="18"/>
          <w:highlight w:val="none"/>
          <w:lang w:eastAsia="zh"/>
          <w:woUserID w:val="2"/>
        </w:rPr>
        <w:t xml:space="preserve"> 3 倍，全息组件优化游客行程效率 58%。研究</w:t>
      </w:r>
      <w:del w:id="26" w:author="bjb" w:date="2026-04-02T11:01:06Z">
        <w:r>
          <w:rPr>
            <w:rFonts w:hint="default" w:ascii="Times New Roman" w:hAnsi="Times New Roman" w:eastAsia="宋体" w:cs="Times New Roman"/>
            <w:b w:val="0"/>
            <w:i w:val="0"/>
            <w:color w:val="auto"/>
            <w:sz w:val="18"/>
            <w:szCs w:val="18"/>
            <w:highlight w:val="none"/>
            <w:lang w:eastAsia="zh"/>
            <w:woUserID w:val="2"/>
          </w:rPr>
          <w:delText>首次</w:delText>
        </w:r>
      </w:del>
      <w:r>
        <w:rPr>
          <w:rFonts w:hint="default" w:ascii="Times New Roman" w:hAnsi="Times New Roman" w:eastAsia="宋体" w:cs="Times New Roman"/>
          <w:b w:val="0"/>
          <w:i w:val="0"/>
          <w:color w:val="auto"/>
          <w:sz w:val="18"/>
          <w:szCs w:val="18"/>
          <w:highlight w:val="none"/>
          <w:lang w:eastAsia="zh"/>
          <w:woUserID w:val="2"/>
        </w:rPr>
        <w:t>提出</w:t>
      </w:r>
      <w:ins w:id="27" w:author="bjb" w:date="2026-04-02T11:01:09Z">
        <w:r>
          <w:rPr>
            <w:rFonts w:hint="eastAsia" w:ascii="Times New Roman" w:hAnsi="Times New Roman" w:eastAsia="宋体" w:cs="Times New Roman"/>
            <w:b w:val="0"/>
            <w:i w:val="0"/>
            <w:color w:val="auto"/>
            <w:sz w:val="18"/>
            <w:szCs w:val="18"/>
            <w:highlight w:val="none"/>
            <w:lang w:eastAsia="zh-CN"/>
            <w:woUserID w:val="2"/>
          </w:rPr>
          <w:t>的</w:t>
        </w:r>
      </w:ins>
      <w:r>
        <w:rPr>
          <w:rFonts w:hint="default" w:ascii="Times New Roman" w:hAnsi="Times New Roman" w:eastAsia="宋体" w:cs="Times New Roman"/>
          <w:b w:val="0"/>
          <w:i w:val="0"/>
          <w:color w:val="auto"/>
          <w:sz w:val="18"/>
          <w:szCs w:val="18"/>
          <w:highlight w:val="none"/>
          <w:lang w:eastAsia="zh"/>
          <w:woUserID w:val="2"/>
        </w:rPr>
        <w:t>旅游数据智能决策框架，为中小城市旅游数字化转型提供</w:t>
      </w:r>
      <w:ins w:id="28" w:author="bjb" w:date="2026-04-02T11:01:17Z">
        <w:r>
          <w:rPr>
            <w:rFonts w:hint="eastAsia" w:ascii="Times New Roman" w:hAnsi="Times New Roman" w:eastAsia="宋体" w:cs="Times New Roman"/>
            <w:b w:val="0"/>
            <w:i w:val="0"/>
            <w:color w:val="auto"/>
            <w:sz w:val="18"/>
            <w:szCs w:val="18"/>
            <w:highlight w:val="none"/>
            <w:lang w:eastAsia="zh-CN"/>
            <w:woUserID w:val="2"/>
          </w:rPr>
          <w:t>了</w:t>
        </w:r>
      </w:ins>
      <w:r>
        <w:rPr>
          <w:rFonts w:hint="default" w:ascii="Times New Roman" w:hAnsi="Times New Roman" w:eastAsia="宋体" w:cs="Times New Roman"/>
          <w:b w:val="0"/>
          <w:i w:val="0"/>
          <w:color w:val="auto"/>
          <w:sz w:val="18"/>
          <w:szCs w:val="18"/>
          <w:highlight w:val="none"/>
          <w:lang w:eastAsia="zh"/>
          <w:woUserID w:val="2"/>
        </w:rPr>
        <w:t xml:space="preserve"> Java 全栈技术范式，填补</w:t>
      </w:r>
      <w:ins w:id="29" w:author="bjb" w:date="2026-04-02T11:01:22Z">
        <w:r>
          <w:rPr>
            <w:rFonts w:hint="eastAsia" w:ascii="Times New Roman" w:hAnsi="Times New Roman" w:eastAsia="宋体" w:cs="Times New Roman"/>
            <w:b w:val="0"/>
            <w:i w:val="0"/>
            <w:color w:val="auto"/>
            <w:sz w:val="18"/>
            <w:szCs w:val="18"/>
            <w:highlight w:val="none"/>
            <w:lang w:eastAsia="zh-CN"/>
            <w:woUserID w:val="2"/>
          </w:rPr>
          <w:t>了</w:t>
        </w:r>
      </w:ins>
      <w:r>
        <w:rPr>
          <w:rFonts w:hint="default" w:ascii="Times New Roman" w:hAnsi="Times New Roman" w:eastAsia="宋体" w:cs="Times New Roman"/>
          <w:b w:val="0"/>
          <w:i w:val="0"/>
          <w:color w:val="auto"/>
          <w:sz w:val="18"/>
          <w:szCs w:val="18"/>
          <w:highlight w:val="none"/>
          <w:lang w:eastAsia="zh"/>
          <w:woUserID w:val="2"/>
        </w:rPr>
        <w:t>行业跨学科研究空白</w:t>
      </w:r>
      <w:r>
        <w:rPr>
          <w:rFonts w:hint="default" w:ascii="Times New Roman" w:hAnsi="Times New Roman" w:eastAsia="宋体" w:cs="Times New Roman"/>
          <w:color w:val="auto"/>
          <w:sz w:val="18"/>
          <w:szCs w:val="18"/>
          <w:highlight w:val="none"/>
          <w:lang w:eastAsia="zh"/>
          <w:woUserID w:val="2"/>
        </w:rPr>
        <w:t>。</w:t>
      </w:r>
    </w:p>
    <w:p w14:paraId="3B8F2898">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rPr>
          <w:rFonts w:hint="default" w:ascii="Times New Roman" w:hAnsi="Times New Roman" w:eastAsia="宋体" w:cs="Times New Roman"/>
          <w:b w:val="0"/>
          <w:i w:val="0"/>
          <w:color w:val="auto"/>
          <w:sz w:val="18"/>
          <w:szCs w:val="18"/>
          <w:highlight w:val="none"/>
          <w:lang w:eastAsia="zh"/>
          <w:woUserID w:val="2"/>
        </w:rPr>
      </w:pPr>
    </w:p>
    <w:p w14:paraId="4BAEC264">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rPr>
          <w:ins w:id="30" w:author="bjb" w:date="2026-04-02T10:12:22Z"/>
          <w:rFonts w:hint="default" w:ascii="Times New Roman" w:hAnsi="Times New Roman" w:eastAsia="宋体" w:cs="Times New Roman"/>
          <w:b w:val="0"/>
          <w:i w:val="0"/>
          <w:color w:val="auto"/>
          <w:sz w:val="18"/>
          <w:szCs w:val="18"/>
          <w:highlight w:val="none"/>
          <w:lang w:eastAsia="zh"/>
          <w:woUserID w:val="2"/>
        </w:rPr>
      </w:pPr>
      <w:r>
        <w:rPr>
          <w:rFonts w:hint="default" w:ascii="Times New Roman" w:hAnsi="Times New Roman" w:eastAsia="黑体" w:cs="Times New Roman"/>
          <w:b w:val="0"/>
          <w:bCs/>
          <w:i w:val="0"/>
          <w:color w:val="auto"/>
          <w:spacing w:val="-4"/>
          <w:sz w:val="18"/>
          <w:szCs w:val="18"/>
          <w:highlight w:val="none"/>
          <w:lang w:eastAsia="zh"/>
          <w:woUserID w:val="2"/>
        </w:rPr>
        <w:t>关键词</w:t>
      </w:r>
      <w:r>
        <w:rPr>
          <w:rFonts w:hint="default" w:ascii="Times New Roman" w:hAnsi="Times New Roman" w:eastAsia="黑体" w:cs="Times New Roman"/>
          <w:b w:val="0"/>
          <w:i w:val="0"/>
          <w:color w:val="auto"/>
          <w:spacing w:val="-4"/>
          <w:sz w:val="18"/>
          <w:szCs w:val="18"/>
          <w:highlight w:val="none"/>
          <w:lang w:eastAsia="zh"/>
          <w:woUserID w:val="2"/>
        </w:rPr>
        <w:t>：</w:t>
      </w:r>
      <w:r>
        <w:rPr>
          <w:rFonts w:hint="default" w:ascii="Times New Roman" w:hAnsi="Times New Roman" w:eastAsia="宋体" w:cs="Times New Roman"/>
          <w:b w:val="0"/>
          <w:i w:val="0"/>
          <w:color w:val="auto"/>
          <w:sz w:val="18"/>
          <w:szCs w:val="18"/>
          <w:highlight w:val="none"/>
          <w:lang w:eastAsia="zh"/>
          <w:woUserID w:val="2"/>
        </w:rPr>
        <w:t>多源数据融合</w:t>
      </w:r>
      <w:r>
        <w:rPr>
          <w:rFonts w:hint="default" w:ascii="Times New Roman" w:hAnsi="Times New Roman" w:eastAsia="宋体" w:cs="Times New Roman"/>
          <w:b w:val="0"/>
          <w:i w:val="0"/>
          <w:color w:val="auto"/>
          <w:sz w:val="18"/>
          <w:szCs w:val="18"/>
          <w:highlight w:val="none"/>
          <w:lang w:eastAsia="zh-CN"/>
          <w:woUserID w:val="2"/>
        </w:rPr>
        <w:t>；</w:t>
      </w:r>
      <w:r>
        <w:rPr>
          <w:rFonts w:hint="default" w:ascii="Times New Roman" w:hAnsi="Times New Roman" w:eastAsia="宋体" w:cs="Times New Roman"/>
          <w:b w:val="0"/>
          <w:i w:val="0"/>
          <w:color w:val="auto"/>
          <w:sz w:val="18"/>
          <w:szCs w:val="18"/>
          <w:highlight w:val="none"/>
          <w:lang w:eastAsia="zh"/>
          <w:woUserID w:val="2"/>
        </w:rPr>
        <w:t>混合模型</w:t>
      </w:r>
      <w:del w:id="31" w:author="bjb" w:date="2026-04-02T11:03:37Z">
        <w:r>
          <w:rPr>
            <w:rFonts w:hint="default" w:ascii="Times New Roman" w:hAnsi="Times New Roman" w:eastAsia="宋体" w:cs="Times New Roman"/>
            <w:b w:val="0"/>
            <w:i w:val="0"/>
            <w:color w:val="auto"/>
            <w:sz w:val="18"/>
            <w:szCs w:val="18"/>
            <w:highlight w:val="none"/>
            <w:lang w:eastAsia="zh"/>
            <w:woUserID w:val="2"/>
          </w:rPr>
          <w:delText>（LSTM 与 ARIMA）</w:delText>
        </w:r>
      </w:del>
      <w:r>
        <w:rPr>
          <w:rFonts w:hint="default" w:ascii="Times New Roman" w:hAnsi="Times New Roman" w:eastAsia="宋体" w:cs="Times New Roman"/>
          <w:b w:val="0"/>
          <w:i w:val="0"/>
          <w:color w:val="auto"/>
          <w:sz w:val="18"/>
          <w:szCs w:val="18"/>
          <w:highlight w:val="none"/>
          <w:lang w:eastAsia="zh-CN"/>
          <w:woUserID w:val="2"/>
        </w:rPr>
        <w:t>；</w:t>
      </w:r>
      <w:r>
        <w:rPr>
          <w:rFonts w:hint="default" w:ascii="Times New Roman" w:hAnsi="Times New Roman" w:eastAsia="宋体" w:cs="Times New Roman"/>
          <w:b w:val="0"/>
          <w:i w:val="0"/>
          <w:color w:val="auto"/>
          <w:sz w:val="18"/>
          <w:szCs w:val="18"/>
          <w:highlight w:val="none"/>
          <w:lang w:eastAsia="zh"/>
          <w:woUserID w:val="2"/>
        </w:rPr>
        <w:t>三维可视化</w:t>
      </w:r>
      <w:r>
        <w:rPr>
          <w:rFonts w:hint="default" w:ascii="Times New Roman" w:hAnsi="Times New Roman" w:eastAsia="宋体" w:cs="Times New Roman"/>
          <w:b w:val="0"/>
          <w:i w:val="0"/>
          <w:color w:val="auto"/>
          <w:sz w:val="18"/>
          <w:szCs w:val="18"/>
          <w:highlight w:val="none"/>
          <w:lang w:eastAsia="zh-CN"/>
          <w:woUserID w:val="2"/>
        </w:rPr>
        <w:t>；</w:t>
      </w:r>
      <w:r>
        <w:rPr>
          <w:rFonts w:hint="default" w:ascii="Times New Roman" w:hAnsi="Times New Roman" w:eastAsia="宋体" w:cs="Times New Roman"/>
          <w:b w:val="0"/>
          <w:i w:val="0"/>
          <w:color w:val="auto"/>
          <w:sz w:val="18"/>
          <w:szCs w:val="18"/>
          <w:highlight w:val="none"/>
          <w:lang w:eastAsia="zh"/>
          <w:woUserID w:val="2"/>
        </w:rPr>
        <w:t>旅游数据预测系统</w:t>
      </w:r>
      <w:r>
        <w:rPr>
          <w:rFonts w:hint="default" w:ascii="Times New Roman" w:hAnsi="Times New Roman" w:eastAsia="宋体" w:cs="Times New Roman"/>
          <w:b w:val="0"/>
          <w:i w:val="0"/>
          <w:color w:val="auto"/>
          <w:sz w:val="18"/>
          <w:szCs w:val="18"/>
          <w:highlight w:val="none"/>
          <w:lang w:eastAsia="zh-CN"/>
          <w:woUserID w:val="2"/>
        </w:rPr>
        <w:t>；</w:t>
      </w:r>
      <w:r>
        <w:rPr>
          <w:rFonts w:hint="default" w:ascii="Times New Roman" w:hAnsi="Times New Roman" w:eastAsia="宋体" w:cs="Times New Roman"/>
          <w:b w:val="0"/>
          <w:i w:val="0"/>
          <w:color w:val="auto"/>
          <w:sz w:val="18"/>
          <w:szCs w:val="18"/>
          <w:highlight w:val="none"/>
          <w:lang w:eastAsia="zh"/>
          <w:woUserID w:val="2"/>
        </w:rPr>
        <w:t>Java</w:t>
      </w:r>
      <w:del w:id="32" w:author="bjb" w:date="2026-04-02T10:06:47Z">
        <w:r>
          <w:rPr>
            <w:rFonts w:hint="default" w:ascii="Times New Roman" w:hAnsi="Times New Roman" w:eastAsia="宋体" w:cs="Times New Roman"/>
            <w:b w:val="0"/>
            <w:i w:val="0"/>
            <w:color w:val="auto"/>
            <w:sz w:val="18"/>
            <w:szCs w:val="18"/>
            <w:highlight w:val="none"/>
            <w:lang w:eastAsia="zh"/>
            <w:woUserID w:val="2"/>
          </w:rPr>
          <w:delText xml:space="preserve"> </w:delText>
        </w:r>
      </w:del>
      <w:r>
        <w:rPr>
          <w:rFonts w:hint="default" w:ascii="Times New Roman" w:hAnsi="Times New Roman" w:eastAsia="宋体" w:cs="Times New Roman"/>
          <w:b w:val="0"/>
          <w:i w:val="0"/>
          <w:color w:val="auto"/>
          <w:sz w:val="18"/>
          <w:szCs w:val="18"/>
          <w:highlight w:val="none"/>
          <w:lang w:eastAsia="zh"/>
          <w:woUserID w:val="2"/>
        </w:rPr>
        <w:t>全栈技术</w:t>
      </w:r>
    </w:p>
    <w:p w14:paraId="04ABF7B3">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rPr>
          <w:rFonts w:hint="default" w:ascii="Times New Roman" w:hAnsi="Times New Roman" w:eastAsia="宋体" w:cs="Times New Roman"/>
          <w:b w:val="0"/>
          <w:i w:val="0"/>
          <w:color w:val="auto"/>
          <w:sz w:val="18"/>
          <w:szCs w:val="18"/>
          <w:highlight w:val="none"/>
          <w:lang w:val="en-US" w:eastAsia="zh-CN"/>
          <w:woUserID w:val="2"/>
        </w:rPr>
      </w:pPr>
      <w:ins w:id="33" w:author="bjb" w:date="2026-04-02T10:12:24Z">
        <w:r>
          <w:rPr>
            <w:rFonts w:hint="default" w:ascii="Times New Roman" w:hAnsi="Times New Roman" w:eastAsia="宋体" w:cs="Times New Roman"/>
            <w:b w:val="0"/>
            <w:i w:val="0"/>
            <w:color w:val="auto"/>
            <w:sz w:val="18"/>
            <w:szCs w:val="18"/>
            <w:highlight w:val="none"/>
            <w:lang w:val="en-US" w:eastAsia="zh-CN"/>
            <w:woUserID w:val="2"/>
          </w:rPr>
          <w:t>中图</w:t>
        </w:r>
      </w:ins>
      <w:ins w:id="34" w:author="bjb" w:date="2026-04-02T10:12:25Z">
        <w:r>
          <w:rPr>
            <w:rFonts w:hint="default" w:ascii="Times New Roman" w:hAnsi="Times New Roman" w:eastAsia="宋体" w:cs="Times New Roman"/>
            <w:b w:val="0"/>
            <w:i w:val="0"/>
            <w:color w:val="auto"/>
            <w:sz w:val="18"/>
            <w:szCs w:val="18"/>
            <w:highlight w:val="none"/>
            <w:lang w:val="en-US" w:eastAsia="zh-CN"/>
            <w:woUserID w:val="2"/>
          </w:rPr>
          <w:t>分类</w:t>
        </w:r>
      </w:ins>
      <w:ins w:id="35" w:author="bjb" w:date="2026-04-02T10:12:26Z">
        <w:r>
          <w:rPr>
            <w:rFonts w:hint="default" w:ascii="Times New Roman" w:hAnsi="Times New Roman" w:eastAsia="宋体" w:cs="Times New Roman"/>
            <w:b w:val="0"/>
            <w:i w:val="0"/>
            <w:color w:val="auto"/>
            <w:sz w:val="18"/>
            <w:szCs w:val="18"/>
            <w:highlight w:val="none"/>
            <w:lang w:val="en-US" w:eastAsia="zh-CN"/>
            <w:woUserID w:val="2"/>
          </w:rPr>
          <w:t>号：</w:t>
        </w:r>
      </w:ins>
      <w:ins w:id="36" w:author="bjb" w:date="2026-04-02T16:54:48Z">
        <w:r>
          <w:rPr>
            <w:rFonts w:hint="default" w:ascii="Times New Roman" w:hAnsi="Times New Roman" w:eastAsia="宋体" w:cs="Times New Roman"/>
            <w:b w:val="0"/>
            <w:i w:val="0"/>
            <w:color w:val="auto"/>
            <w:sz w:val="18"/>
            <w:szCs w:val="18"/>
            <w:highlight w:val="none"/>
            <w:lang w:val="en-US" w:eastAsia="zh-CN"/>
            <w:woUserID w:val="2"/>
          </w:rPr>
          <w:t xml:space="preserve">TP183;P467 </w:t>
        </w:r>
      </w:ins>
      <w:ins w:id="37" w:author="bjb" w:date="2026-04-02T10:12:27Z">
        <w:r>
          <w:rPr>
            <w:rFonts w:hint="default" w:ascii="Times New Roman" w:hAnsi="Times New Roman" w:eastAsia="宋体" w:cs="Times New Roman"/>
            <w:b w:val="0"/>
            <w:i w:val="0"/>
            <w:color w:val="auto"/>
            <w:sz w:val="18"/>
            <w:szCs w:val="18"/>
            <w:highlight w:val="none"/>
            <w:lang w:val="en-US" w:eastAsia="zh-CN"/>
            <w:woUserID w:val="2"/>
          </w:rPr>
          <w:t xml:space="preserve">         </w:t>
        </w:r>
      </w:ins>
      <w:ins w:id="38" w:author="bjb" w:date="2026-04-02T10:12:28Z">
        <w:r>
          <w:rPr>
            <w:rFonts w:hint="default" w:ascii="Times New Roman" w:hAnsi="Times New Roman" w:eastAsia="宋体" w:cs="Times New Roman"/>
            <w:b w:val="0"/>
            <w:i w:val="0"/>
            <w:color w:val="auto"/>
            <w:sz w:val="18"/>
            <w:szCs w:val="18"/>
            <w:highlight w:val="none"/>
            <w:lang w:val="en-US" w:eastAsia="zh-CN"/>
            <w:woUserID w:val="2"/>
          </w:rPr>
          <w:t xml:space="preserve">       </w:t>
        </w:r>
      </w:ins>
      <w:ins w:id="39" w:author="bjb" w:date="2026-04-02T10:12:32Z">
        <w:r>
          <w:rPr>
            <w:rFonts w:hint="default" w:ascii="Times New Roman" w:hAnsi="Times New Roman" w:eastAsia="宋体" w:cs="Times New Roman"/>
            <w:b w:val="0"/>
            <w:i w:val="0"/>
            <w:color w:val="auto"/>
            <w:sz w:val="18"/>
            <w:szCs w:val="18"/>
            <w:highlight w:val="none"/>
            <w:lang w:val="en-US" w:eastAsia="zh-CN"/>
            <w:woUserID w:val="2"/>
          </w:rPr>
          <w:t>文献标志码：</w:t>
        </w:r>
      </w:ins>
      <w:ins w:id="40" w:author="bjb" w:date="2026-04-02T10:12:33Z">
        <w:r>
          <w:rPr>
            <w:rFonts w:hint="default" w:ascii="Times New Roman" w:hAnsi="Times New Roman" w:eastAsia="宋体" w:cs="Times New Roman"/>
            <w:b w:val="0"/>
            <w:i w:val="0"/>
            <w:color w:val="auto"/>
            <w:sz w:val="18"/>
            <w:szCs w:val="18"/>
            <w:highlight w:val="none"/>
            <w:lang w:val="en-US" w:eastAsia="zh-CN"/>
            <w:woUserID w:val="2"/>
          </w:rPr>
          <w:t>A</w:t>
        </w:r>
      </w:ins>
    </w:p>
    <w:p w14:paraId="0EF019B5">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hint="default" w:ascii="Times New Roman" w:hAnsi="Times New Roman" w:eastAsia="黑体" w:cs="Times New Roman"/>
          <w:b w:val="0"/>
          <w:i w:val="0"/>
          <w:iCs w:val="0"/>
          <w:caps w:val="0"/>
          <w:color w:val="auto"/>
          <w:spacing w:val="0"/>
          <w:sz w:val="30"/>
          <w:szCs w:val="30"/>
          <w:highlight w:val="none"/>
          <w:shd w:val="clear" w:fill="FFFFFF"/>
        </w:rPr>
      </w:pPr>
    </w:p>
    <w:p w14:paraId="4A0AA1CF">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ins w:id="41" w:author="bjb" w:date="2026-04-02T10:12:36Z"/>
          <w:rFonts w:hint="default" w:ascii="Times New Roman" w:hAnsi="Times New Roman" w:eastAsia="黑体" w:cs="Times New Roman"/>
          <w:b/>
          <w:bCs/>
          <w:i w:val="0"/>
          <w:iCs w:val="0"/>
          <w:caps w:val="0"/>
          <w:color w:val="auto"/>
          <w:spacing w:val="0"/>
          <w:sz w:val="24"/>
          <w:szCs w:val="24"/>
          <w:highlight w:val="none"/>
          <w:shd w:val="clear" w:fill="FFFFFF"/>
        </w:rPr>
      </w:pPr>
      <w:r>
        <w:rPr>
          <w:rFonts w:hint="default" w:ascii="Times New Roman" w:hAnsi="Times New Roman" w:eastAsia="黑体" w:cs="Times New Roman"/>
          <w:b/>
          <w:bCs/>
          <w:i w:val="0"/>
          <w:iCs w:val="0"/>
          <w:caps w:val="0"/>
          <w:color w:val="auto"/>
          <w:spacing w:val="0"/>
          <w:sz w:val="24"/>
          <w:szCs w:val="24"/>
          <w:highlight w:val="none"/>
          <w:shd w:val="clear" w:fill="FFFFFF"/>
        </w:rPr>
        <w:t>Research on Liupanshui Mountain Tourism Data Prediction System Based on Multi-source Data Fusion and LSTM-ARIMA Hybrid Model</w:t>
      </w:r>
    </w:p>
    <w:p w14:paraId="5A984357">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ascii="Times New Roman" w:hAnsi="Times New Roman" w:eastAsia="宋体" w:cs="Times New Roman"/>
          <w:i w:val="0"/>
          <w:iCs w:val="0"/>
          <w:caps w:val="0"/>
          <w:color w:val="auto"/>
          <w:spacing w:val="0"/>
          <w:sz w:val="18"/>
          <w:szCs w:val="18"/>
          <w:highlight w:val="none"/>
          <w:shd w:val="clear" w:fill="FFFFFF"/>
        </w:rPr>
        <w:pPrChange w:id="42" w:author="bjb" w:date="2026-04-02T10:13:03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pPr>
        </w:pPrChange>
      </w:pPr>
      <w:ins w:id="43" w:author="bjb" w:date="2026-04-02T10:12:56Z">
        <w:r>
          <w:rPr>
            <w:rFonts w:ascii="Times New Roman" w:hAnsi="Times New Roman" w:eastAsia="宋体" w:cs="Times New Roman"/>
            <w:i w:val="0"/>
            <w:iCs w:val="0"/>
            <w:caps w:val="0"/>
            <w:color w:val="auto"/>
            <w:spacing w:val="0"/>
            <w:sz w:val="18"/>
            <w:szCs w:val="18"/>
            <w:highlight w:val="none"/>
            <w:shd w:val="clear" w:fill="FFFFFF"/>
            <w:rPrChange w:id="44" w:author="bjb" w:date="2026-04-02T10:13:01Z">
              <w:rPr>
                <w:rFonts w:ascii="Segoe UI" w:hAnsi="Segoe UI" w:eastAsia="Segoe UI" w:cs="Segoe UI"/>
                <w:i w:val="0"/>
                <w:iCs w:val="0"/>
                <w:caps w:val="0"/>
                <w:spacing w:val="0"/>
                <w:sz w:val="24"/>
                <w:szCs w:val="24"/>
                <w:shd w:val="clear" w:fill="FFFFFF"/>
              </w:rPr>
            </w:rPrChange>
          </w:rPr>
          <w:t>S</w:t>
        </w:r>
      </w:ins>
      <w:ins w:id="45" w:author="bjb" w:date="2026-04-02T10:13:05Z">
        <w:r>
          <w:rPr>
            <w:rFonts w:hint="default" w:ascii="Times New Roman" w:hAnsi="Times New Roman" w:eastAsia="宋体" w:cs="Times New Roman"/>
            <w:i w:val="0"/>
            <w:iCs w:val="0"/>
            <w:caps w:val="0"/>
            <w:color w:val="auto"/>
            <w:spacing w:val="0"/>
            <w:sz w:val="18"/>
            <w:szCs w:val="18"/>
            <w:highlight w:val="none"/>
            <w:shd w:val="clear" w:fill="FFFFFF"/>
            <w:lang w:eastAsia="zh-CN"/>
          </w:rPr>
          <w:t>H</w:t>
        </w:r>
      </w:ins>
      <w:ins w:id="46" w:author="bjb" w:date="2026-04-02T10:13:05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U</w:t>
        </w:r>
      </w:ins>
      <w:ins w:id="47" w:author="bjb" w:date="2026-04-02T10:12:56Z">
        <w:r>
          <w:rPr>
            <w:rFonts w:ascii="Times New Roman" w:hAnsi="Times New Roman" w:eastAsia="宋体" w:cs="Times New Roman"/>
            <w:i w:val="0"/>
            <w:iCs w:val="0"/>
            <w:caps w:val="0"/>
            <w:color w:val="auto"/>
            <w:spacing w:val="0"/>
            <w:sz w:val="18"/>
            <w:szCs w:val="18"/>
            <w:highlight w:val="none"/>
            <w:shd w:val="clear" w:fill="FFFFFF"/>
            <w:rPrChange w:id="48" w:author="bjb" w:date="2026-04-02T10:13:01Z">
              <w:rPr>
                <w:rFonts w:ascii="Segoe UI" w:hAnsi="Segoe UI" w:eastAsia="Segoe UI" w:cs="Segoe UI"/>
                <w:i w:val="0"/>
                <w:iCs w:val="0"/>
                <w:caps w:val="0"/>
                <w:spacing w:val="0"/>
                <w:sz w:val="24"/>
                <w:szCs w:val="24"/>
                <w:shd w:val="clear" w:fill="FFFFFF"/>
              </w:rPr>
            </w:rPrChange>
          </w:rPr>
          <w:t xml:space="preserve"> Yong</w:t>
        </w:r>
      </w:ins>
      <w:ins w:id="49" w:author="bjb" w:date="2026-04-02T10:13:09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w:t>
        </w:r>
      </w:ins>
      <w:ins w:id="50" w:author="bjb" w:date="2026-04-02T10:12:56Z">
        <w:r>
          <w:rPr>
            <w:rFonts w:ascii="Times New Roman" w:hAnsi="Times New Roman" w:eastAsia="宋体" w:cs="Times New Roman"/>
            <w:i w:val="0"/>
            <w:iCs w:val="0"/>
            <w:caps w:val="0"/>
            <w:color w:val="auto"/>
            <w:spacing w:val="0"/>
            <w:sz w:val="18"/>
            <w:szCs w:val="18"/>
            <w:highlight w:val="none"/>
            <w:shd w:val="clear" w:fill="FFFFFF"/>
            <w:rPrChange w:id="51" w:author="bjb" w:date="2026-04-02T10:13:01Z">
              <w:rPr>
                <w:rFonts w:ascii="Segoe UI" w:hAnsi="Segoe UI" w:eastAsia="Segoe UI" w:cs="Segoe UI"/>
                <w:i w:val="0"/>
                <w:iCs w:val="0"/>
                <w:caps w:val="0"/>
                <w:spacing w:val="0"/>
                <w:sz w:val="24"/>
                <w:szCs w:val="24"/>
                <w:shd w:val="clear" w:fill="FFFFFF"/>
              </w:rPr>
            </w:rPrChange>
          </w:rPr>
          <w:t>fei</w:t>
        </w:r>
      </w:ins>
      <w:ins w:id="52" w:author="bjb" w:date="2026-04-02T10:13:11Z">
        <w:r>
          <w:rPr>
            <w:rFonts w:hint="default" w:ascii="Times New Roman" w:hAnsi="Times New Roman" w:eastAsia="宋体" w:cs="Times New Roman"/>
            <w:i w:val="0"/>
            <w:iCs w:val="0"/>
            <w:caps w:val="0"/>
            <w:color w:val="auto"/>
            <w:spacing w:val="0"/>
            <w:sz w:val="18"/>
            <w:szCs w:val="18"/>
            <w:highlight w:val="none"/>
            <w:shd w:val="clear" w:fill="FFFFFF"/>
            <w:lang w:eastAsia="zh-CN"/>
          </w:rPr>
          <w:t xml:space="preserve"> </w:t>
        </w:r>
      </w:ins>
      <w:ins w:id="53" w:author="bjb" w:date="2026-04-02T10:12:56Z">
        <w:r>
          <w:rPr>
            <w:rFonts w:ascii="Times New Roman" w:hAnsi="Times New Roman" w:eastAsia="宋体" w:cs="Times New Roman"/>
            <w:i w:val="0"/>
            <w:iCs w:val="0"/>
            <w:caps w:val="0"/>
            <w:color w:val="auto"/>
            <w:spacing w:val="0"/>
            <w:sz w:val="18"/>
            <w:szCs w:val="18"/>
            <w:highlight w:val="none"/>
            <w:shd w:val="clear" w:fill="FFFFFF"/>
            <w:rPrChange w:id="54" w:author="bjb" w:date="2026-04-02T10:13:01Z">
              <w:rPr>
                <w:rFonts w:ascii="Segoe UI" w:hAnsi="Segoe UI" w:eastAsia="Segoe UI" w:cs="Segoe UI"/>
                <w:i w:val="0"/>
                <w:iCs w:val="0"/>
                <w:caps w:val="0"/>
                <w:spacing w:val="0"/>
                <w:sz w:val="24"/>
                <w:szCs w:val="24"/>
                <w:shd w:val="clear" w:fill="FFFFFF"/>
              </w:rPr>
            </w:rPrChange>
          </w:rPr>
          <w:t xml:space="preserve"> L</w:t>
        </w:r>
      </w:ins>
      <w:ins w:id="55" w:author="bjb" w:date="2026-04-02T10:13:14Z">
        <w:r>
          <w:rPr>
            <w:rFonts w:hint="default" w:ascii="Times New Roman" w:hAnsi="Times New Roman" w:eastAsia="宋体" w:cs="Times New Roman"/>
            <w:i w:val="0"/>
            <w:iCs w:val="0"/>
            <w:caps w:val="0"/>
            <w:color w:val="auto"/>
            <w:spacing w:val="0"/>
            <w:sz w:val="18"/>
            <w:szCs w:val="18"/>
            <w:highlight w:val="none"/>
            <w:shd w:val="clear" w:fill="FFFFFF"/>
            <w:lang w:eastAsia="zh-CN"/>
          </w:rPr>
          <w:t>I</w:t>
        </w:r>
      </w:ins>
      <w:ins w:id="56" w:author="bjb" w:date="2026-04-02T10:12:56Z">
        <w:r>
          <w:rPr>
            <w:rFonts w:ascii="Times New Roman" w:hAnsi="Times New Roman" w:eastAsia="宋体" w:cs="Times New Roman"/>
            <w:i w:val="0"/>
            <w:iCs w:val="0"/>
            <w:caps w:val="0"/>
            <w:color w:val="auto"/>
            <w:spacing w:val="0"/>
            <w:sz w:val="18"/>
            <w:szCs w:val="18"/>
            <w:highlight w:val="none"/>
            <w:shd w:val="clear" w:fill="FFFFFF"/>
            <w:rPrChange w:id="57" w:author="bjb" w:date="2026-04-02T10:13:01Z">
              <w:rPr>
                <w:rFonts w:ascii="Segoe UI" w:hAnsi="Segoe UI" w:eastAsia="Segoe UI" w:cs="Segoe UI"/>
                <w:i w:val="0"/>
                <w:iCs w:val="0"/>
                <w:caps w:val="0"/>
                <w:spacing w:val="0"/>
                <w:sz w:val="24"/>
                <w:szCs w:val="24"/>
                <w:shd w:val="clear" w:fill="FFFFFF"/>
              </w:rPr>
            </w:rPrChange>
          </w:rPr>
          <w:t xml:space="preserve"> Hui</w:t>
        </w:r>
      </w:ins>
      <w:ins w:id="58" w:author="bjb" w:date="2026-04-02T10:13:16Z">
        <w:r>
          <w:rPr>
            <w:rFonts w:hint="default" w:ascii="Times New Roman" w:hAnsi="Times New Roman" w:eastAsia="宋体" w:cs="Times New Roman"/>
            <w:i w:val="0"/>
            <w:iCs w:val="0"/>
            <w:caps w:val="0"/>
            <w:color w:val="auto"/>
            <w:spacing w:val="0"/>
            <w:sz w:val="18"/>
            <w:szCs w:val="18"/>
            <w:highlight w:val="none"/>
            <w:shd w:val="clear" w:fill="FFFFFF"/>
            <w:lang w:eastAsia="zh-CN"/>
          </w:rPr>
          <w:t xml:space="preserve"> </w:t>
        </w:r>
      </w:ins>
      <w:ins w:id="59" w:author="bjb" w:date="2026-04-02T10:12:56Z">
        <w:r>
          <w:rPr>
            <w:rFonts w:ascii="Times New Roman" w:hAnsi="Times New Roman" w:eastAsia="宋体" w:cs="Times New Roman"/>
            <w:i w:val="0"/>
            <w:iCs w:val="0"/>
            <w:caps w:val="0"/>
            <w:color w:val="auto"/>
            <w:spacing w:val="0"/>
            <w:sz w:val="18"/>
            <w:szCs w:val="18"/>
            <w:highlight w:val="none"/>
            <w:shd w:val="clear" w:fill="FFFFFF"/>
            <w:rPrChange w:id="60" w:author="bjb" w:date="2026-04-02T10:13:01Z">
              <w:rPr>
                <w:rFonts w:ascii="Segoe UI" w:hAnsi="Segoe UI" w:eastAsia="Segoe UI" w:cs="Segoe UI"/>
                <w:i w:val="0"/>
                <w:iCs w:val="0"/>
                <w:caps w:val="0"/>
                <w:spacing w:val="0"/>
                <w:sz w:val="24"/>
                <w:szCs w:val="24"/>
                <w:shd w:val="clear" w:fill="FFFFFF"/>
              </w:rPr>
            </w:rPrChange>
          </w:rPr>
          <w:t xml:space="preserve"> Z</w:t>
        </w:r>
      </w:ins>
      <w:ins w:id="61" w:author="bjb" w:date="2026-04-02T10:13:19Z">
        <w:r>
          <w:rPr>
            <w:rFonts w:hint="default" w:ascii="Times New Roman" w:hAnsi="Times New Roman" w:eastAsia="宋体" w:cs="Times New Roman"/>
            <w:i w:val="0"/>
            <w:iCs w:val="0"/>
            <w:caps w:val="0"/>
            <w:color w:val="auto"/>
            <w:spacing w:val="0"/>
            <w:sz w:val="18"/>
            <w:szCs w:val="18"/>
            <w:highlight w:val="none"/>
            <w:shd w:val="clear" w:fill="FFFFFF"/>
            <w:lang w:eastAsia="zh-CN"/>
          </w:rPr>
          <w:t>H</w:t>
        </w:r>
      </w:ins>
      <w:ins w:id="62" w:author="bjb" w:date="2026-04-02T10:13:19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ANG</w:t>
        </w:r>
      </w:ins>
      <w:ins w:id="63" w:author="bjb" w:date="2026-04-02T10:12:56Z">
        <w:r>
          <w:rPr>
            <w:rFonts w:ascii="Times New Roman" w:hAnsi="Times New Roman" w:eastAsia="宋体" w:cs="Times New Roman"/>
            <w:i w:val="0"/>
            <w:iCs w:val="0"/>
            <w:caps w:val="0"/>
            <w:color w:val="auto"/>
            <w:spacing w:val="0"/>
            <w:sz w:val="18"/>
            <w:szCs w:val="18"/>
            <w:highlight w:val="none"/>
            <w:shd w:val="clear" w:fill="FFFFFF"/>
            <w:rPrChange w:id="64" w:author="bjb" w:date="2026-04-02T10:13:01Z">
              <w:rPr>
                <w:rFonts w:ascii="Segoe UI" w:hAnsi="Segoe UI" w:eastAsia="Segoe UI" w:cs="Segoe UI"/>
                <w:i w:val="0"/>
                <w:iCs w:val="0"/>
                <w:caps w:val="0"/>
                <w:spacing w:val="0"/>
                <w:sz w:val="24"/>
                <w:szCs w:val="24"/>
                <w:shd w:val="clear" w:fill="FFFFFF"/>
              </w:rPr>
            </w:rPrChange>
          </w:rPr>
          <w:t xml:space="preserve"> Hao</w:t>
        </w:r>
      </w:ins>
      <w:ins w:id="65" w:author="bjb" w:date="2026-04-02T10:13:22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w:t>
        </w:r>
      </w:ins>
      <w:ins w:id="66" w:author="bjb" w:date="2026-04-02T10:12:56Z">
        <w:r>
          <w:rPr>
            <w:rFonts w:ascii="Times New Roman" w:hAnsi="Times New Roman" w:eastAsia="宋体" w:cs="Times New Roman"/>
            <w:i w:val="0"/>
            <w:iCs w:val="0"/>
            <w:caps w:val="0"/>
            <w:color w:val="auto"/>
            <w:spacing w:val="0"/>
            <w:sz w:val="18"/>
            <w:szCs w:val="18"/>
            <w:highlight w:val="none"/>
            <w:shd w:val="clear" w:fill="FFFFFF"/>
            <w:rPrChange w:id="67" w:author="bjb" w:date="2026-04-02T10:13:01Z">
              <w:rPr>
                <w:rFonts w:ascii="Segoe UI" w:hAnsi="Segoe UI" w:eastAsia="Segoe UI" w:cs="Segoe UI"/>
                <w:i w:val="0"/>
                <w:iCs w:val="0"/>
                <w:caps w:val="0"/>
                <w:spacing w:val="0"/>
                <w:sz w:val="24"/>
                <w:szCs w:val="24"/>
                <w:shd w:val="clear" w:fill="FFFFFF"/>
              </w:rPr>
            </w:rPrChange>
          </w:rPr>
          <w:t>dong</w:t>
        </w:r>
      </w:ins>
      <w:ins w:id="68" w:author="bjb" w:date="2026-04-02T10:13:24Z">
        <w:r>
          <w:rPr>
            <w:rFonts w:hint="default" w:ascii="Times New Roman" w:hAnsi="Times New Roman" w:eastAsia="宋体" w:cs="Times New Roman"/>
            <w:i w:val="0"/>
            <w:iCs w:val="0"/>
            <w:caps w:val="0"/>
            <w:color w:val="auto"/>
            <w:spacing w:val="0"/>
            <w:sz w:val="18"/>
            <w:szCs w:val="18"/>
            <w:highlight w:val="none"/>
            <w:shd w:val="clear" w:fill="FFFFFF"/>
            <w:lang w:eastAsia="zh-CN"/>
          </w:rPr>
          <w:t xml:space="preserve"> </w:t>
        </w:r>
      </w:ins>
      <w:ins w:id="69" w:author="bjb" w:date="2026-04-02T10:12:56Z">
        <w:r>
          <w:rPr>
            <w:rFonts w:ascii="Times New Roman" w:hAnsi="Times New Roman" w:eastAsia="宋体" w:cs="Times New Roman"/>
            <w:i w:val="0"/>
            <w:iCs w:val="0"/>
            <w:caps w:val="0"/>
            <w:color w:val="auto"/>
            <w:spacing w:val="0"/>
            <w:sz w:val="18"/>
            <w:szCs w:val="18"/>
            <w:highlight w:val="none"/>
            <w:shd w:val="clear" w:fill="FFFFFF"/>
            <w:rPrChange w:id="70" w:author="bjb" w:date="2026-04-02T10:13:01Z">
              <w:rPr>
                <w:rFonts w:ascii="Segoe UI" w:hAnsi="Segoe UI" w:eastAsia="Segoe UI" w:cs="Segoe UI"/>
                <w:i w:val="0"/>
                <w:iCs w:val="0"/>
                <w:caps w:val="0"/>
                <w:spacing w:val="0"/>
                <w:sz w:val="24"/>
                <w:szCs w:val="24"/>
                <w:shd w:val="clear" w:fill="FFFFFF"/>
              </w:rPr>
            </w:rPrChange>
          </w:rPr>
          <w:t xml:space="preserve"> H</w:t>
        </w:r>
      </w:ins>
      <w:ins w:id="71" w:author="bjb" w:date="2026-04-02T10:13:28Z">
        <w:r>
          <w:rPr>
            <w:rFonts w:hint="default" w:ascii="Times New Roman" w:hAnsi="Times New Roman" w:eastAsia="宋体" w:cs="Times New Roman"/>
            <w:i w:val="0"/>
            <w:iCs w:val="0"/>
            <w:caps w:val="0"/>
            <w:color w:val="auto"/>
            <w:spacing w:val="0"/>
            <w:sz w:val="18"/>
            <w:szCs w:val="18"/>
            <w:highlight w:val="none"/>
            <w:shd w:val="clear" w:fill="FFFFFF"/>
            <w:lang w:eastAsia="zh-CN"/>
          </w:rPr>
          <w:t>U</w:t>
        </w:r>
      </w:ins>
      <w:ins w:id="72" w:author="bjb" w:date="2026-04-02T10:13:28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AN</w:t>
        </w:r>
      </w:ins>
      <w:ins w:id="73" w:author="bjb" w:date="2026-04-02T10:13:29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G</w:t>
        </w:r>
      </w:ins>
      <w:ins w:id="74" w:author="bjb" w:date="2026-04-02T10:12:56Z">
        <w:r>
          <w:rPr>
            <w:rFonts w:ascii="Times New Roman" w:hAnsi="Times New Roman" w:eastAsia="宋体" w:cs="Times New Roman"/>
            <w:i w:val="0"/>
            <w:iCs w:val="0"/>
            <w:caps w:val="0"/>
            <w:color w:val="auto"/>
            <w:spacing w:val="0"/>
            <w:sz w:val="18"/>
            <w:szCs w:val="18"/>
            <w:highlight w:val="none"/>
            <w:shd w:val="clear" w:fill="FFFFFF"/>
            <w:rPrChange w:id="75" w:author="bjb" w:date="2026-04-02T10:13:01Z">
              <w:rPr>
                <w:rFonts w:ascii="Segoe UI" w:hAnsi="Segoe UI" w:eastAsia="Segoe UI" w:cs="Segoe UI"/>
                <w:i w:val="0"/>
                <w:iCs w:val="0"/>
                <w:caps w:val="0"/>
                <w:spacing w:val="0"/>
                <w:sz w:val="24"/>
                <w:szCs w:val="24"/>
                <w:shd w:val="clear" w:fill="FFFFFF"/>
              </w:rPr>
            </w:rPrChange>
          </w:rPr>
          <w:t xml:space="preserve"> Fang</w:t>
        </w:r>
      </w:ins>
      <w:ins w:id="76" w:author="bjb" w:date="2026-04-02T10:13:31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w:t>
        </w:r>
      </w:ins>
      <w:ins w:id="77" w:author="bjb" w:date="2026-04-02T10:12:56Z">
        <w:r>
          <w:rPr>
            <w:rFonts w:ascii="Times New Roman" w:hAnsi="Times New Roman" w:eastAsia="宋体" w:cs="Times New Roman"/>
            <w:i w:val="0"/>
            <w:iCs w:val="0"/>
            <w:caps w:val="0"/>
            <w:color w:val="auto"/>
            <w:spacing w:val="0"/>
            <w:sz w:val="18"/>
            <w:szCs w:val="18"/>
            <w:highlight w:val="none"/>
            <w:shd w:val="clear" w:fill="FFFFFF"/>
            <w:rPrChange w:id="78" w:author="bjb" w:date="2026-04-02T10:13:01Z">
              <w:rPr>
                <w:rFonts w:ascii="Segoe UI" w:hAnsi="Segoe UI" w:eastAsia="Segoe UI" w:cs="Segoe UI"/>
                <w:i w:val="0"/>
                <w:iCs w:val="0"/>
                <w:caps w:val="0"/>
                <w:spacing w:val="0"/>
                <w:sz w:val="24"/>
                <w:szCs w:val="24"/>
                <w:shd w:val="clear" w:fill="FFFFFF"/>
              </w:rPr>
            </w:rPrChange>
          </w:rPr>
          <w:t>fang</w:t>
        </w:r>
      </w:ins>
      <w:ins w:id="79" w:author="bjb" w:date="2026-04-02T10:13:33Z">
        <w:r>
          <w:rPr>
            <w:rFonts w:hint="default" w:ascii="Times New Roman" w:hAnsi="Times New Roman" w:eastAsia="宋体" w:cs="Times New Roman"/>
            <w:i w:val="0"/>
            <w:iCs w:val="0"/>
            <w:caps w:val="0"/>
            <w:color w:val="auto"/>
            <w:spacing w:val="0"/>
            <w:sz w:val="18"/>
            <w:szCs w:val="18"/>
            <w:highlight w:val="none"/>
            <w:shd w:val="clear" w:fill="FFFFFF"/>
            <w:lang w:eastAsia="zh-CN"/>
          </w:rPr>
          <w:t xml:space="preserve"> </w:t>
        </w:r>
      </w:ins>
      <w:ins w:id="80" w:author="bjb" w:date="2026-04-02T10:12:56Z">
        <w:r>
          <w:rPr>
            <w:rFonts w:ascii="Times New Roman" w:hAnsi="Times New Roman" w:eastAsia="宋体" w:cs="Times New Roman"/>
            <w:i w:val="0"/>
            <w:iCs w:val="0"/>
            <w:caps w:val="0"/>
            <w:color w:val="auto"/>
            <w:spacing w:val="0"/>
            <w:sz w:val="18"/>
            <w:szCs w:val="18"/>
            <w:highlight w:val="none"/>
            <w:shd w:val="clear" w:fill="FFFFFF"/>
            <w:rPrChange w:id="81" w:author="bjb" w:date="2026-04-02T10:13:01Z">
              <w:rPr>
                <w:rFonts w:ascii="Segoe UI" w:hAnsi="Segoe UI" w:eastAsia="Segoe UI" w:cs="Segoe UI"/>
                <w:i w:val="0"/>
                <w:iCs w:val="0"/>
                <w:caps w:val="0"/>
                <w:spacing w:val="0"/>
                <w:sz w:val="24"/>
                <w:szCs w:val="24"/>
                <w:shd w:val="clear" w:fill="FFFFFF"/>
              </w:rPr>
            </w:rPrChange>
          </w:rPr>
          <w:t xml:space="preserve"> Z</w:t>
        </w:r>
      </w:ins>
      <w:ins w:id="82" w:author="bjb" w:date="2026-04-02T10:13:36Z">
        <w:r>
          <w:rPr>
            <w:rFonts w:hint="default" w:ascii="Times New Roman" w:hAnsi="Times New Roman" w:eastAsia="宋体" w:cs="Times New Roman"/>
            <w:i w:val="0"/>
            <w:iCs w:val="0"/>
            <w:caps w:val="0"/>
            <w:color w:val="auto"/>
            <w:spacing w:val="0"/>
            <w:sz w:val="18"/>
            <w:szCs w:val="18"/>
            <w:highlight w:val="none"/>
            <w:shd w:val="clear" w:fill="FFFFFF"/>
            <w:lang w:eastAsia="zh-CN"/>
          </w:rPr>
          <w:t>H</w:t>
        </w:r>
      </w:ins>
      <w:ins w:id="83" w:author="bjb" w:date="2026-04-02T10:13:36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OU</w:t>
        </w:r>
      </w:ins>
      <w:ins w:id="84" w:author="bjb" w:date="2026-04-02T10:12:56Z">
        <w:r>
          <w:rPr>
            <w:rFonts w:ascii="Times New Roman" w:hAnsi="Times New Roman" w:eastAsia="宋体" w:cs="Times New Roman"/>
            <w:i w:val="0"/>
            <w:iCs w:val="0"/>
            <w:caps w:val="0"/>
            <w:color w:val="auto"/>
            <w:spacing w:val="0"/>
            <w:sz w:val="18"/>
            <w:szCs w:val="18"/>
            <w:highlight w:val="none"/>
            <w:shd w:val="clear" w:fill="FFFFFF"/>
            <w:rPrChange w:id="85" w:author="bjb" w:date="2026-04-02T10:13:01Z">
              <w:rPr>
                <w:rFonts w:ascii="Segoe UI" w:hAnsi="Segoe UI" w:eastAsia="Segoe UI" w:cs="Segoe UI"/>
                <w:i w:val="0"/>
                <w:iCs w:val="0"/>
                <w:caps w:val="0"/>
                <w:spacing w:val="0"/>
                <w:sz w:val="24"/>
                <w:szCs w:val="24"/>
                <w:shd w:val="clear" w:fill="FFFFFF"/>
              </w:rPr>
            </w:rPrChange>
          </w:rPr>
          <w:t xml:space="preserve"> Fang</w:t>
        </w:r>
      </w:ins>
      <w:ins w:id="86" w:author="bjb" w:date="2026-04-02T10:13:39Z">
        <w:r>
          <w:rPr>
            <w:rFonts w:hint="default" w:ascii="Times New Roman" w:hAnsi="Times New Roman" w:eastAsia="宋体" w:cs="Times New Roman"/>
            <w:i w:val="0"/>
            <w:iCs w:val="0"/>
            <w:caps w:val="0"/>
            <w:color w:val="auto"/>
            <w:spacing w:val="0"/>
            <w:sz w:val="18"/>
            <w:szCs w:val="18"/>
            <w:highlight w:val="none"/>
            <w:shd w:val="clear" w:fill="FFFFFF"/>
            <w:lang w:eastAsia="zh-CN"/>
          </w:rPr>
          <w:t xml:space="preserve"> </w:t>
        </w:r>
      </w:ins>
      <w:ins w:id="87" w:author="bjb" w:date="2026-04-02T10:12:56Z">
        <w:r>
          <w:rPr>
            <w:rFonts w:ascii="Times New Roman" w:hAnsi="Times New Roman" w:eastAsia="宋体" w:cs="Times New Roman"/>
            <w:i w:val="0"/>
            <w:iCs w:val="0"/>
            <w:caps w:val="0"/>
            <w:color w:val="auto"/>
            <w:spacing w:val="0"/>
            <w:sz w:val="18"/>
            <w:szCs w:val="18"/>
            <w:highlight w:val="none"/>
            <w:shd w:val="clear" w:fill="FFFFFF"/>
            <w:rPrChange w:id="88" w:author="bjb" w:date="2026-04-02T10:13:01Z">
              <w:rPr>
                <w:rFonts w:ascii="Segoe UI" w:hAnsi="Segoe UI" w:eastAsia="Segoe UI" w:cs="Segoe UI"/>
                <w:i w:val="0"/>
                <w:iCs w:val="0"/>
                <w:caps w:val="0"/>
                <w:spacing w:val="0"/>
                <w:sz w:val="24"/>
                <w:szCs w:val="24"/>
                <w:shd w:val="clear" w:fill="FFFFFF"/>
              </w:rPr>
            </w:rPrChange>
          </w:rPr>
          <w:t xml:space="preserve"> Xu Na</w:t>
        </w:r>
      </w:ins>
      <w:ins w:id="89" w:author="bjb" w:date="2026-04-02T10:13:41Z">
        <w:r>
          <w:rPr>
            <w:rFonts w:hint="default" w:ascii="Times New Roman" w:hAnsi="Times New Roman" w:eastAsia="宋体" w:cs="Times New Roman"/>
            <w:i w:val="0"/>
            <w:iCs w:val="0"/>
            <w:caps w:val="0"/>
            <w:color w:val="auto"/>
            <w:spacing w:val="0"/>
            <w:sz w:val="18"/>
            <w:szCs w:val="18"/>
            <w:highlight w:val="none"/>
            <w:shd w:val="clear" w:fill="FFFFFF"/>
            <w:lang w:val="en-US" w:eastAsia="zh-CN"/>
          </w:rPr>
          <w:t>-</w:t>
        </w:r>
      </w:ins>
      <w:ins w:id="90" w:author="bjb" w:date="2026-04-02T10:12:56Z">
        <w:r>
          <w:rPr>
            <w:rFonts w:ascii="Times New Roman" w:hAnsi="Times New Roman" w:eastAsia="宋体" w:cs="Times New Roman"/>
            <w:i w:val="0"/>
            <w:iCs w:val="0"/>
            <w:caps w:val="0"/>
            <w:color w:val="auto"/>
            <w:spacing w:val="0"/>
            <w:sz w:val="18"/>
            <w:szCs w:val="18"/>
            <w:highlight w:val="none"/>
            <w:shd w:val="clear" w:fill="FFFFFF"/>
            <w:rPrChange w:id="91" w:author="bjb" w:date="2026-04-02T10:13:01Z">
              <w:rPr>
                <w:rFonts w:ascii="Segoe UI" w:hAnsi="Segoe UI" w:eastAsia="Segoe UI" w:cs="Segoe UI"/>
                <w:i w:val="0"/>
                <w:iCs w:val="0"/>
                <w:caps w:val="0"/>
                <w:spacing w:val="0"/>
                <w:sz w:val="24"/>
                <w:szCs w:val="24"/>
                <w:shd w:val="clear" w:fill="FFFFFF"/>
              </w:rPr>
            </w:rPrChange>
          </w:rPr>
          <w:t>na</w:t>
        </w:r>
      </w:ins>
    </w:p>
    <w:p w14:paraId="4C02E608">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Change w:id="93" w:author="bjb" w:date="2026-04-02T10:13:01Z">
            <w:rPr>
              <w:rFonts w:hint="eastAsia" w:ascii="Times New Roman" w:hAnsi="黑体" w:eastAsia="黑体" w:cs="黑体"/>
              <w:b/>
              <w:bCs/>
              <w:i w:val="0"/>
              <w:iCs w:val="0"/>
              <w:caps w:val="0"/>
              <w:color w:val="auto"/>
              <w:spacing w:val="0"/>
              <w:sz w:val="24"/>
              <w:szCs w:val="24"/>
              <w:highlight w:val="none"/>
              <w:shd w:val="clear" w:fill="FFFFFF"/>
            </w:rPr>
          </w:rPrChange>
        </w:rPr>
        <w:pPrChange w:id="92" w:author="bjb" w:date="2026-04-02T10:13:03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pPr>
        </w:pPrChange>
      </w:pPr>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b w:val="0"/>
          <w:i w:val="0"/>
          <w:iCs w:val="0"/>
          <w:caps w:val="0"/>
          <w:color w:val="auto"/>
          <w:spacing w:val="0"/>
          <w:sz w:val="18"/>
          <w:szCs w:val="18"/>
          <w:highlight w:val="none"/>
          <w:shd w:val="clear" w:fill="FFFFFF"/>
        </w:rPr>
        <w:t>School of Computer Science, Liupanshui Normal University</w:t>
      </w:r>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b w:val="0"/>
          <w:i w:val="0"/>
          <w:iCs w:val="0"/>
          <w:caps w:val="0"/>
          <w:color w:val="auto"/>
          <w:spacing w:val="0"/>
          <w:sz w:val="18"/>
          <w:szCs w:val="18"/>
          <w:highlight w:val="none"/>
          <w:shd w:val="clear" w:fill="FFFFFF"/>
        </w:rPr>
        <w:t xml:space="preserve"> Liupanshui</w:t>
      </w:r>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 xml:space="preserve"> 553001, China)</w:t>
      </w:r>
    </w:p>
    <w:p w14:paraId="6DC1CDB1">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del w:id="95" w:author="bjb" w:date="2026-04-02T10:12:13Z"/>
          <w:rFonts w:hint="default" w:ascii="Times New Roman" w:hAnsi="Times New Roman" w:eastAsia="黑体" w:cs="Times New Roman"/>
          <w:b/>
          <w:bCs/>
          <w:i w:val="0"/>
          <w:iCs w:val="0"/>
          <w:caps w:val="0"/>
          <w:color w:val="auto"/>
          <w:spacing w:val="0"/>
          <w:sz w:val="18"/>
          <w:szCs w:val="18"/>
          <w:highlight w:val="none"/>
          <w:shd w:val="clear" w:fill="FFFFFF"/>
          <w:lang w:val="en-US" w:eastAsia="zh-CN"/>
        </w:rPr>
        <w:pPrChange w:id="94" w:author="bjb" w:date="2026-04-02T10:12:09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0" w:firstLineChars="0"/>
            <w:jc w:val="center"/>
            <w:textAlignment w:val="baseline"/>
            <w:outlineLvl w:val="0"/>
          </w:pPr>
        </w:pPrChange>
      </w:pPr>
      <w:r>
        <w:rPr>
          <w:rFonts w:hint="default" w:ascii="Times New Roman" w:hAnsi="Times New Roman" w:eastAsia="黑体" w:cs="Times New Roman"/>
          <w:b/>
          <w:bCs/>
          <w:i w:val="0"/>
          <w:iCs w:val="0"/>
          <w:caps w:val="0"/>
          <w:color w:val="auto"/>
          <w:spacing w:val="0"/>
          <w:sz w:val="18"/>
          <w:szCs w:val="18"/>
          <w:highlight w:val="none"/>
          <w:shd w:val="clear" w:fill="FFFFFF"/>
        </w:rPr>
        <w:t>Abstract</w:t>
      </w:r>
      <w:ins w:id="96" w:author="bjb" w:date="2026-04-02T10:12:12Z">
        <w:r>
          <w:rPr>
            <w:rFonts w:hint="default" w:ascii="Times New Roman" w:hAnsi="Times New Roman" w:eastAsia="黑体" w:cs="Times New Roman"/>
            <w:b/>
            <w:bCs/>
            <w:i w:val="0"/>
            <w:iCs w:val="0"/>
            <w:caps w:val="0"/>
            <w:color w:val="auto"/>
            <w:spacing w:val="0"/>
            <w:sz w:val="18"/>
            <w:szCs w:val="18"/>
            <w:highlight w:val="none"/>
            <w:shd w:val="clear" w:fill="FFFFFF"/>
            <w:lang w:val="en-US" w:eastAsia="zh-CN"/>
          </w:rPr>
          <w:t>:</w:t>
        </w:r>
      </w:ins>
    </w:p>
    <w:p w14:paraId="67347308">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rFonts w:hint="default" w:ascii="Times New Roman" w:hAnsi="Times New Roman" w:eastAsia="宋体" w:cs="Times New Roman"/>
          <w:b w:val="0"/>
          <w:i w:val="0"/>
          <w:iCs w:val="0"/>
          <w:caps w:val="0"/>
          <w:color w:val="auto"/>
          <w:spacing w:val="0"/>
          <w:sz w:val="18"/>
          <w:szCs w:val="18"/>
          <w:highlight w:val="none"/>
          <w:shd w:val="clear" w:fill="FFFFFF"/>
        </w:rPr>
        <w:pPrChange w:id="97" w:author="bjb" w:date="2026-04-02T10:12:13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pPr>
        </w:pPrChange>
      </w:pPr>
      <w:ins w:id="98" w:author="bjb" w:date="2026-04-02T10:12:13Z">
        <w:r>
          <w:rPr>
            <w:rFonts w:hint="default" w:ascii="Times New Roman" w:hAnsi="Times New Roman" w:eastAsia="宋体" w:cs="Times New Roman"/>
            <w:b w:val="0"/>
            <w:i w:val="0"/>
            <w:iCs w:val="0"/>
            <w:caps w:val="0"/>
            <w:color w:val="auto"/>
            <w:spacing w:val="0"/>
            <w:sz w:val="18"/>
            <w:szCs w:val="18"/>
            <w:highlight w:val="none"/>
            <w:shd w:val="clear" w:fill="FFFFFF"/>
            <w:lang w:val="en-US" w:eastAsia="zh-CN"/>
          </w:rPr>
          <w:t xml:space="preserve"> </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Against the challenges of diversified demand and traffic fluctuations in the global tourism industry, Liupanshui scenic spots face issues such as seasonal passenger flow imbalance and inefficient resource allocation. This study constructs a "multi-source data fusion - hybrid model prediction - 3D visualization decision-making" system, integrates 12 types of dimensional data, </w:t>
      </w:r>
      <w:del w:id="99" w:author="bjb" w:date="2026-04-02T11:02:21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pioneers</w:delText>
        </w:r>
      </w:del>
      <w:ins w:id="100" w:author="bjb" w:date="2026-04-02T11:02:23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design</w:t>
        </w:r>
      </w:ins>
      <w:ins w:id="101" w:author="bjb" w:date="2026-04-02T11:02:25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s</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 a hybrid model of LSTM and ARIMA, develops a three-terminal collaborative system based on Java/Spring Boot, and integrates Mapbox GL 3D terrain and ECharts GL heat maps. The research shows that multi-dimensional data reduces model errors by 41.7%, 3D visualization increases the scenic spots' early warning response speed by 3 times, and holographic components optimize tourists' itinerary efficiency by 58%. The study </w:t>
      </w:r>
      <w:del w:id="102" w:author="bjb" w:date="2026-04-02T11:03:03Z">
        <w:r>
          <w:rPr>
            <w:rFonts w:hint="default" w:ascii="Times New Roman" w:hAnsi="Times New Roman" w:eastAsia="宋体" w:cs="Times New Roman"/>
            <w:b w:val="0"/>
            <w:i w:val="0"/>
            <w:iCs w:val="0"/>
            <w:caps w:val="0"/>
            <w:color w:val="auto"/>
            <w:spacing w:val="0"/>
            <w:sz w:val="18"/>
            <w:szCs w:val="18"/>
            <w:highlight w:val="none"/>
            <w:shd w:val="clear" w:fill="FFFFFF"/>
          </w:rPr>
          <w:delText>first</w:delText>
        </w:r>
      </w:del>
      <w:r>
        <w:rPr>
          <w:rFonts w:hint="default" w:ascii="Times New Roman" w:hAnsi="Times New Roman" w:eastAsia="宋体" w:cs="Times New Roman"/>
          <w:b w:val="0"/>
          <w:i w:val="0"/>
          <w:iCs w:val="0"/>
          <w:caps w:val="0"/>
          <w:color w:val="auto"/>
          <w:spacing w:val="0"/>
          <w:sz w:val="18"/>
          <w:szCs w:val="18"/>
          <w:highlight w:val="none"/>
          <w:shd w:val="clear" w:fill="FFFFFF"/>
        </w:rPr>
        <w:t xml:space="preserve"> proposes an intelligent decision-making framework for tourism data, provides a Java full-stack technology paradigm for the digital transformation of tourism in small and medium-sized cities, and fills the gap in interdisciplinary research in the industry. </w:t>
      </w:r>
    </w:p>
    <w:p w14:paraId="7E61E6EA">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del w:id="104" w:author="bjb" w:date="2026-04-02T10:12:15Z"/>
          <w:rFonts w:hint="default" w:ascii="Times New Roman" w:hAnsi="Times New Roman" w:eastAsia="宋体" w:cs="Times New Roman"/>
          <w:b w:val="0"/>
          <w:i w:val="0"/>
          <w:iCs w:val="0"/>
          <w:caps w:val="0"/>
          <w:color w:val="auto"/>
          <w:spacing w:val="0"/>
          <w:sz w:val="18"/>
          <w:szCs w:val="18"/>
          <w:highlight w:val="none"/>
          <w:shd w:val="clear" w:fill="FFFFFF"/>
        </w:rPr>
        <w:pPrChange w:id="103" w:author="bjb" w:date="2026-04-02T10:12:13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pPr>
        </w:pPrChange>
      </w:pPr>
    </w:p>
    <w:p w14:paraId="3C09DA7E">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del w:id="106" w:author="bjb" w:date="2026-04-02T10:12:16Z"/>
          <w:rFonts w:hint="default" w:ascii="Times New Roman" w:hAnsi="Times New Roman" w:eastAsia="宋体" w:cs="Times New Roman"/>
          <w:b w:val="0"/>
          <w:i w:val="0"/>
          <w:iCs w:val="0"/>
          <w:caps w:val="0"/>
          <w:color w:val="auto"/>
          <w:spacing w:val="0"/>
          <w:sz w:val="18"/>
          <w:szCs w:val="18"/>
          <w:highlight w:val="none"/>
          <w:shd w:val="clear" w:fill="FFFFFF"/>
        </w:rPr>
        <w:pPrChange w:id="105" w:author="bjb" w:date="2026-04-02T10:14:08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pPr>
        </w:pPrChange>
      </w:pPr>
    </w:p>
    <w:p w14:paraId="57675E40">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del w:id="108" w:author="bjb" w:date="2026-04-02T10:12:16Z"/>
          <w:rFonts w:hint="default" w:ascii="Times New Roman" w:hAnsi="Times New Roman" w:eastAsia="宋体" w:cs="Times New Roman"/>
          <w:b w:val="0"/>
          <w:i w:val="0"/>
          <w:iCs w:val="0"/>
          <w:caps w:val="0"/>
          <w:color w:val="auto"/>
          <w:spacing w:val="0"/>
          <w:sz w:val="18"/>
          <w:szCs w:val="18"/>
          <w:highlight w:val="none"/>
          <w:shd w:val="clear" w:fill="FFFFFF"/>
        </w:rPr>
        <w:pPrChange w:id="107" w:author="bjb" w:date="2026-04-02T10:14:08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pPr>
        </w:pPrChange>
      </w:pPr>
    </w:p>
    <w:p w14:paraId="744C4EFA">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del w:id="110" w:author="bjb" w:date="2026-04-02T10:12:17Z"/>
          <w:rFonts w:hint="default" w:ascii="Times New Roman" w:hAnsi="Times New Roman" w:eastAsia="宋体" w:cs="Times New Roman"/>
          <w:b w:val="0"/>
          <w:i w:val="0"/>
          <w:iCs w:val="0"/>
          <w:caps w:val="0"/>
          <w:color w:val="auto"/>
          <w:spacing w:val="0"/>
          <w:sz w:val="18"/>
          <w:szCs w:val="18"/>
          <w:highlight w:val="none"/>
          <w:shd w:val="clear" w:fill="FFFFFF"/>
        </w:rPr>
        <w:pPrChange w:id="109" w:author="bjb" w:date="2026-04-02T10:14:08Z">
          <w:pPr>
            <w:pStyle w:val="11"/>
            <w:pageBreakBefore w:val="0"/>
            <w:widowControl/>
            <w:kinsoku w:val="0"/>
            <w:wordWrap/>
            <w:overflowPunct/>
            <w:topLinePunct w:val="0"/>
            <w:autoSpaceDE w:val="0"/>
            <w:autoSpaceDN w:val="0"/>
            <w:bidi w:val="0"/>
            <w:adjustRightInd w:val="0"/>
            <w:snapToGrid/>
            <w:spacing w:beforeAutospacing="0" w:afterAutospacing="0" w:line="360" w:lineRule="auto"/>
            <w:ind w:left="0" w:leftChars="0" w:right="0" w:rightChars="0" w:firstLine="480" w:firstLineChars="200"/>
            <w:jc w:val="both"/>
            <w:textAlignment w:val="baseline"/>
            <w:outlineLvl w:val="0"/>
          </w:pPr>
        </w:pPrChange>
      </w:pPr>
    </w:p>
    <w:p w14:paraId="20D904C9">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rFonts w:hint="default" w:ascii="Times New Roman" w:hAnsi="Times New Roman" w:eastAsia="宋体" w:cs="Times New Roman"/>
          <w:b w:val="0"/>
          <w:i w:val="0"/>
          <w:iCs w:val="0"/>
          <w:caps w:val="0"/>
          <w:color w:val="auto"/>
          <w:spacing w:val="0"/>
          <w:sz w:val="18"/>
          <w:szCs w:val="18"/>
          <w:highlight w:val="none"/>
          <w:shd w:val="clear" w:fill="FFFFFF"/>
        </w:rPr>
      </w:pPr>
      <w:r>
        <w:rPr>
          <w:rFonts w:hint="default" w:ascii="Times New Roman" w:hAnsi="Times New Roman" w:eastAsia="黑体" w:cs="Times New Roman"/>
          <w:b/>
          <w:bCs/>
          <w:i w:val="0"/>
          <w:iCs w:val="0"/>
          <w:caps w:val="0"/>
          <w:color w:val="auto"/>
          <w:spacing w:val="0"/>
          <w:sz w:val="18"/>
          <w:szCs w:val="18"/>
          <w:highlight w:val="none"/>
          <w:shd w:val="clear" w:fill="FFFFFF"/>
        </w:rPr>
        <w:t>Keywords:</w:t>
      </w:r>
      <w:r>
        <w:rPr>
          <w:rFonts w:hint="default" w:ascii="Times New Roman" w:hAnsi="Times New Roman" w:eastAsia="黑体" w:cs="Times New Roman"/>
          <w:b w:val="0"/>
          <w:i w:val="0"/>
          <w:iCs w:val="0"/>
          <w:caps w:val="0"/>
          <w:color w:val="auto"/>
          <w:spacing w:val="0"/>
          <w:sz w:val="18"/>
          <w:szCs w:val="18"/>
          <w:highlight w:val="none"/>
          <w:shd w:val="clear" w:fill="FFFFFF"/>
        </w:rPr>
        <w:t xml:space="preserve"> </w:t>
      </w:r>
      <w:del w:id="111" w:author="bjb" w:date="2026-04-02T11:03:19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M</w:delText>
        </w:r>
      </w:del>
      <w:ins w:id="112" w:author="bjb" w:date="2026-04-02T11:03:19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m</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ulti-source </w:t>
      </w:r>
      <w:del w:id="113" w:author="bjb" w:date="2026-04-02T11:03:21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D</w:delText>
        </w:r>
      </w:del>
      <w:ins w:id="114" w:author="bjb" w:date="2026-04-02T11:03:21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d</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ata </w:t>
      </w:r>
      <w:del w:id="115" w:author="bjb" w:date="2026-04-02T11:03:23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F</w:delText>
        </w:r>
      </w:del>
      <w:ins w:id="116" w:author="bjb" w:date="2026-04-02T11:03:23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f</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usion; </w:t>
      </w:r>
      <w:del w:id="117" w:author="bjb" w:date="2026-04-02T11:03:30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H</w:delText>
        </w:r>
      </w:del>
      <w:ins w:id="118" w:author="bjb" w:date="2026-04-02T11:03:30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h</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ybrid </w:t>
      </w:r>
      <w:del w:id="119" w:author="bjb" w:date="2026-04-02T11:03:28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M</w:delText>
        </w:r>
      </w:del>
      <w:ins w:id="120" w:author="bjb" w:date="2026-04-02T11:03:28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m</w:t>
        </w:r>
      </w:ins>
      <w:r>
        <w:rPr>
          <w:rFonts w:hint="default" w:ascii="Times New Roman" w:hAnsi="Times New Roman" w:eastAsia="宋体" w:cs="Times New Roman"/>
          <w:b w:val="0"/>
          <w:i w:val="0"/>
          <w:iCs w:val="0"/>
          <w:caps w:val="0"/>
          <w:color w:val="auto"/>
          <w:spacing w:val="0"/>
          <w:sz w:val="18"/>
          <w:szCs w:val="18"/>
          <w:highlight w:val="none"/>
          <w:shd w:val="clear" w:fill="FFFFFF"/>
        </w:rPr>
        <w:t>odel</w:t>
      </w:r>
      <w:del w:id="121" w:author="bjb" w:date="2026-04-02T11:03:40Z">
        <w:r>
          <w:rPr>
            <w:rFonts w:hint="default" w:ascii="Times New Roman" w:hAnsi="Times New Roman" w:eastAsia="宋体" w:cs="Times New Roman"/>
            <w:b w:val="0"/>
            <w:i w:val="0"/>
            <w:iCs w:val="0"/>
            <w:caps w:val="0"/>
            <w:color w:val="auto"/>
            <w:spacing w:val="0"/>
            <w:sz w:val="18"/>
            <w:szCs w:val="18"/>
            <w:highlight w:val="none"/>
            <w:shd w:val="clear" w:fill="FFFFFF"/>
          </w:rPr>
          <w:delText xml:space="preserve"> (LSTM and ARIMA)</w:delText>
        </w:r>
      </w:del>
      <w:r>
        <w:rPr>
          <w:rFonts w:hint="default" w:ascii="Times New Roman" w:hAnsi="Times New Roman" w:eastAsia="宋体" w:cs="Times New Roman"/>
          <w:b w:val="0"/>
          <w:i w:val="0"/>
          <w:iCs w:val="0"/>
          <w:caps w:val="0"/>
          <w:color w:val="auto"/>
          <w:spacing w:val="0"/>
          <w:sz w:val="18"/>
          <w:szCs w:val="18"/>
          <w:highlight w:val="none"/>
          <w:shd w:val="clear" w:fill="FFFFFF"/>
        </w:rPr>
        <w:t xml:space="preserve">; 3D </w:t>
      </w:r>
      <w:del w:id="122" w:author="bjb" w:date="2026-04-02T11:03:45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V</w:delText>
        </w:r>
      </w:del>
      <w:ins w:id="123" w:author="bjb" w:date="2026-04-02T11:03:45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v</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isualization; </w:t>
      </w:r>
      <w:del w:id="124" w:author="bjb" w:date="2026-04-02T11:03:47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T</w:delText>
        </w:r>
      </w:del>
      <w:ins w:id="125" w:author="bjb" w:date="2026-04-02T11:03:47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t</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ourism </w:t>
      </w:r>
      <w:del w:id="126" w:author="bjb" w:date="2026-04-02T11:03:49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D</w:delText>
        </w:r>
      </w:del>
      <w:ins w:id="127" w:author="bjb" w:date="2026-04-02T11:03:49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d</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ata </w:t>
      </w:r>
      <w:del w:id="128" w:author="bjb" w:date="2026-04-02T11:03:54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P</w:delText>
        </w:r>
      </w:del>
      <w:ins w:id="129" w:author="bjb" w:date="2026-04-02T11:03:54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p</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rediction </w:t>
      </w:r>
      <w:del w:id="130" w:author="bjb" w:date="2026-04-02T11:03:56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S</w:delText>
        </w:r>
      </w:del>
      <w:ins w:id="131" w:author="bjb" w:date="2026-04-02T11:03:56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s</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ystem; Java </w:t>
      </w:r>
      <w:del w:id="132" w:author="bjb" w:date="2026-04-02T11:04:01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F</w:delText>
        </w:r>
      </w:del>
      <w:ins w:id="133" w:author="bjb" w:date="2026-04-02T11:04:01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f</w:t>
        </w:r>
      </w:ins>
      <w:r>
        <w:rPr>
          <w:rFonts w:hint="default" w:ascii="Times New Roman" w:hAnsi="Times New Roman" w:eastAsia="宋体" w:cs="Times New Roman"/>
          <w:b w:val="0"/>
          <w:i w:val="0"/>
          <w:iCs w:val="0"/>
          <w:caps w:val="0"/>
          <w:color w:val="auto"/>
          <w:spacing w:val="0"/>
          <w:sz w:val="18"/>
          <w:szCs w:val="18"/>
          <w:highlight w:val="none"/>
          <w:shd w:val="clear" w:fill="FFFFFF"/>
        </w:rPr>
        <w:t>ull-</w:t>
      </w:r>
      <w:del w:id="134" w:author="bjb" w:date="2026-04-02T11:04:03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S</w:delText>
        </w:r>
      </w:del>
      <w:ins w:id="135" w:author="bjb" w:date="2026-04-02T11:04:03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s</w:t>
        </w:r>
      </w:ins>
      <w:r>
        <w:rPr>
          <w:rFonts w:hint="default" w:ascii="Times New Roman" w:hAnsi="Times New Roman" w:eastAsia="宋体" w:cs="Times New Roman"/>
          <w:b w:val="0"/>
          <w:i w:val="0"/>
          <w:iCs w:val="0"/>
          <w:caps w:val="0"/>
          <w:color w:val="auto"/>
          <w:spacing w:val="0"/>
          <w:sz w:val="18"/>
          <w:szCs w:val="18"/>
          <w:highlight w:val="none"/>
          <w:shd w:val="clear" w:fill="FFFFFF"/>
        </w:rPr>
        <w:t xml:space="preserve">tack </w:t>
      </w:r>
      <w:del w:id="136" w:author="bjb" w:date="2026-04-02T11:04:05Z">
        <w:r>
          <w:rPr>
            <w:rFonts w:hint="default" w:ascii="Times New Roman" w:hAnsi="Times New Roman" w:eastAsia="宋体" w:cs="Times New Roman"/>
            <w:b w:val="0"/>
            <w:i w:val="0"/>
            <w:iCs w:val="0"/>
            <w:caps w:val="0"/>
            <w:color w:val="auto"/>
            <w:spacing w:val="0"/>
            <w:sz w:val="18"/>
            <w:szCs w:val="18"/>
            <w:highlight w:val="none"/>
            <w:shd w:val="clear" w:fill="FFFFFF"/>
            <w:lang w:val="en-US"/>
          </w:rPr>
          <w:delText>T</w:delText>
        </w:r>
      </w:del>
      <w:ins w:id="137" w:author="bjb" w:date="2026-04-02T11:04:05Z">
        <w:r>
          <w:rPr>
            <w:rFonts w:hint="eastAsia" w:ascii="Times New Roman" w:hAnsi="Times New Roman" w:eastAsia="宋体" w:cs="Times New Roman"/>
            <w:b w:val="0"/>
            <w:i w:val="0"/>
            <w:iCs w:val="0"/>
            <w:caps w:val="0"/>
            <w:color w:val="auto"/>
            <w:spacing w:val="0"/>
            <w:sz w:val="18"/>
            <w:szCs w:val="18"/>
            <w:highlight w:val="none"/>
            <w:shd w:val="clear" w:fill="FFFFFF"/>
            <w:lang w:val="en-US" w:eastAsia="zh-CN"/>
          </w:rPr>
          <w:t>t</w:t>
        </w:r>
      </w:ins>
      <w:r>
        <w:rPr>
          <w:rFonts w:hint="default" w:ascii="Times New Roman" w:hAnsi="Times New Roman" w:eastAsia="宋体" w:cs="Times New Roman"/>
          <w:b w:val="0"/>
          <w:i w:val="0"/>
          <w:iCs w:val="0"/>
          <w:caps w:val="0"/>
          <w:color w:val="auto"/>
          <w:spacing w:val="0"/>
          <w:sz w:val="18"/>
          <w:szCs w:val="18"/>
          <w:highlight w:val="none"/>
          <w:shd w:val="clear" w:fill="FFFFFF"/>
        </w:rPr>
        <w:t>echnology</w:t>
      </w:r>
    </w:p>
    <w:p w14:paraId="547AA84A">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rFonts w:hint="default" w:ascii="Times New Roman" w:hAnsi="Times New Roman" w:eastAsia="宋体" w:cs="Times New Roman"/>
          <w:b w:val="0"/>
          <w:i w:val="0"/>
          <w:iCs w:val="0"/>
          <w:caps w:val="0"/>
          <w:color w:val="auto"/>
          <w:spacing w:val="0"/>
          <w:sz w:val="18"/>
          <w:szCs w:val="18"/>
          <w:highlight w:val="none"/>
          <w:shd w:val="clear" w:fill="FFFFFF"/>
        </w:rPr>
      </w:pPr>
    </w:p>
    <w:p w14:paraId="27A2CF06">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0" w:firstLineChars="0"/>
        <w:jc w:val="both"/>
        <w:textAlignment w:val="baseline"/>
        <w:outlineLvl w:val="0"/>
        <w:rPr>
          <w:rStyle w:val="20"/>
          <w:rFonts w:hint="default" w:ascii="Times New Roman" w:hAnsi="Times New Roman" w:eastAsia="黑体" w:cs="Times New Roman"/>
          <w:b w:val="0"/>
          <w:bCs/>
          <w:i w:val="0"/>
          <w:iCs w:val="0"/>
          <w:caps w:val="0"/>
          <w:color w:val="auto"/>
          <w:spacing w:val="0"/>
          <w:sz w:val="18"/>
          <w:szCs w:val="18"/>
          <w:highlight w:val="none"/>
          <w:shd w:val="clear" w:fill="FFFFFF"/>
        </w:rPr>
      </w:pPr>
      <w:r>
        <w:rPr>
          <w:rStyle w:val="20"/>
          <w:rFonts w:hint="default" w:ascii="Times New Roman" w:hAnsi="Times New Roman" w:eastAsia="黑体" w:cs="Times New Roman"/>
          <w:b w:val="0"/>
          <w:bCs/>
          <w:i w:val="0"/>
          <w:iCs w:val="0"/>
          <w:caps w:val="0"/>
          <w:color w:val="auto"/>
          <w:spacing w:val="0"/>
          <w:sz w:val="18"/>
          <w:szCs w:val="18"/>
          <w:highlight w:val="none"/>
          <w:shd w:val="clear" w:fill="FFFFFF"/>
          <w:lang w:val="en-US" w:eastAsia="zh-CN"/>
        </w:rPr>
        <w:t xml:space="preserve">1 </w:t>
      </w: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引言</w:t>
      </w:r>
    </w:p>
    <w:p w14:paraId="5BF6ACC1">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360" w:firstLineChars="200"/>
        <w:jc w:val="both"/>
        <w:textAlignment w:val="baseline"/>
        <w:outlineLvl w:val="0"/>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color w:val="auto"/>
          <w:spacing w:val="0"/>
          <w:sz w:val="18"/>
          <w:szCs w:val="18"/>
          <w:highlight w:val="none"/>
          <w:shd w:val="clear" w:fill="FFFFFF"/>
        </w:rPr>
        <w:t>当</w:t>
      </w:r>
      <w:del w:id="138" w:author="bjb" w:date="2026-04-02T11:04:26Z">
        <w:r>
          <w:rPr>
            <w:rFonts w:hint="default" w:ascii="Times New Roman" w:hAnsi="Times New Roman" w:eastAsia="宋体" w:cs="Times New Roman"/>
            <w:i w:val="0"/>
            <w:iCs w:val="0"/>
            <w:caps w:val="0"/>
            <w:color w:val="auto"/>
            <w:spacing w:val="0"/>
            <w:sz w:val="18"/>
            <w:szCs w:val="18"/>
            <w:highlight w:val="none"/>
            <w:shd w:val="clear" w:fill="FFFFFF"/>
            <w:lang w:val="en-US"/>
          </w:rPr>
          <w:delText>今社会</w:delText>
        </w:r>
      </w:del>
      <w:ins w:id="139" w:author="bjb" w:date="2026-04-02T11:04:29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前</w:t>
        </w:r>
      </w:ins>
      <w:ins w:id="140" w:author="bjb" w:date="2026-04-02T11:04:40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ins>
      <w:r>
        <w:rPr>
          <w:rFonts w:hint="default" w:ascii="Times New Roman" w:hAnsi="Times New Roman" w:eastAsia="宋体" w:cs="Times New Roman"/>
          <w:i w:val="0"/>
          <w:iCs w:val="0"/>
          <w:caps w:val="0"/>
          <w:color w:val="auto"/>
          <w:spacing w:val="0"/>
          <w:sz w:val="18"/>
          <w:szCs w:val="18"/>
          <w:highlight w:val="none"/>
          <w:shd w:val="clear" w:fill="FFFFFF"/>
        </w:rPr>
        <w:t>旅游业在经济复苏、政策支持和消费升级背景下蓬勃发展。国内旅游市场繁荣，国际旅游加速恢复。国家高度重视文旅产业高质量发展，将其定位为支柱、民生、幸福产业。全球疫情后经济复苏为旅游业提供基础，生活水平提高使旅游成为重要</w:t>
      </w:r>
      <w:ins w:id="141" w:author="bjb" w:date="2026-04-02T11:05:02Z">
        <w:r>
          <w:rPr>
            <w:rFonts w:hint="eastAsia" w:ascii="Times New Roman" w:hAnsi="Times New Roman" w:eastAsia="宋体" w:cs="Times New Roman"/>
            <w:i w:val="0"/>
            <w:iCs w:val="0"/>
            <w:caps w:val="0"/>
            <w:color w:val="auto"/>
            <w:spacing w:val="0"/>
            <w:sz w:val="18"/>
            <w:szCs w:val="18"/>
            <w:highlight w:val="none"/>
            <w:shd w:val="clear" w:fill="FFFFFF"/>
            <w:lang w:eastAsia="zh-CN"/>
          </w:rPr>
          <w:t>的</w:t>
        </w:r>
      </w:ins>
      <w:r>
        <w:rPr>
          <w:rFonts w:hint="default" w:ascii="Times New Roman" w:hAnsi="Times New Roman" w:eastAsia="宋体" w:cs="Times New Roman"/>
          <w:i w:val="0"/>
          <w:iCs w:val="0"/>
          <w:caps w:val="0"/>
          <w:color w:val="auto"/>
          <w:spacing w:val="0"/>
          <w:sz w:val="18"/>
          <w:szCs w:val="18"/>
          <w:highlight w:val="none"/>
          <w:shd w:val="clear" w:fill="FFFFFF"/>
        </w:rPr>
        <w:t>休闲方式，交通基础设施完善提升</w:t>
      </w:r>
      <w:ins w:id="142" w:author="bjb" w:date="2026-04-02T11:05:07Z">
        <w:r>
          <w:rPr>
            <w:rFonts w:hint="eastAsia" w:ascii="Times New Roman" w:hAnsi="Times New Roman" w:eastAsia="宋体" w:cs="Times New Roman"/>
            <w:i w:val="0"/>
            <w:iCs w:val="0"/>
            <w:caps w:val="0"/>
            <w:color w:val="auto"/>
            <w:spacing w:val="0"/>
            <w:sz w:val="18"/>
            <w:szCs w:val="18"/>
            <w:highlight w:val="none"/>
            <w:shd w:val="clear" w:fill="FFFFFF"/>
            <w:lang w:eastAsia="zh-CN"/>
          </w:rPr>
          <w:t>了</w:t>
        </w:r>
      </w:ins>
      <w:r>
        <w:rPr>
          <w:rFonts w:hint="default" w:ascii="Times New Roman" w:hAnsi="Times New Roman" w:eastAsia="宋体" w:cs="Times New Roman"/>
          <w:i w:val="0"/>
          <w:iCs w:val="0"/>
          <w:caps w:val="0"/>
          <w:color w:val="auto"/>
          <w:spacing w:val="0"/>
          <w:sz w:val="18"/>
          <w:szCs w:val="18"/>
          <w:highlight w:val="none"/>
          <w:shd w:val="clear" w:fill="FFFFFF"/>
        </w:rPr>
        <w:t>出行便捷性。数字技术</w:t>
      </w:r>
      <w:ins w:id="143" w:author="bjb" w:date="2026-04-02T11:05:24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应用</w:t>
        </w:r>
      </w:ins>
      <w:r>
        <w:rPr>
          <w:rFonts w:hint="default" w:ascii="Times New Roman" w:hAnsi="Times New Roman" w:eastAsia="宋体" w:cs="Times New Roman"/>
          <w:i w:val="0"/>
          <w:iCs w:val="0"/>
          <w:caps w:val="0"/>
          <w:color w:val="auto"/>
          <w:spacing w:val="0"/>
          <w:sz w:val="18"/>
          <w:szCs w:val="18"/>
          <w:highlight w:val="none"/>
          <w:shd w:val="clear" w:fill="FFFFFF"/>
        </w:rPr>
        <w:t>（智慧景区、智能酒店等）深刻改变</w:t>
      </w:r>
      <w:ins w:id="144" w:author="bjb" w:date="2026-04-02T11:05:31Z">
        <w:r>
          <w:rPr>
            <w:rFonts w:hint="eastAsia" w:ascii="Times New Roman" w:hAnsi="Times New Roman" w:eastAsia="宋体" w:cs="Times New Roman"/>
            <w:i w:val="0"/>
            <w:iCs w:val="0"/>
            <w:caps w:val="0"/>
            <w:color w:val="auto"/>
            <w:spacing w:val="0"/>
            <w:sz w:val="18"/>
            <w:szCs w:val="18"/>
            <w:highlight w:val="none"/>
            <w:shd w:val="clear" w:fill="FFFFFF"/>
            <w:lang w:eastAsia="zh-CN"/>
          </w:rPr>
          <w:t>了</w:t>
        </w:r>
      </w:ins>
      <w:r>
        <w:rPr>
          <w:rFonts w:hint="default" w:ascii="Times New Roman" w:hAnsi="Times New Roman" w:eastAsia="宋体" w:cs="Times New Roman"/>
          <w:i w:val="0"/>
          <w:iCs w:val="0"/>
          <w:caps w:val="0"/>
          <w:color w:val="auto"/>
          <w:spacing w:val="0"/>
          <w:sz w:val="18"/>
          <w:szCs w:val="18"/>
          <w:highlight w:val="none"/>
          <w:shd w:val="clear" w:fill="FFFFFF"/>
        </w:rPr>
        <w:t>产业链</w:t>
      </w:r>
      <w:ins w:id="145" w:author="bjb" w:date="2026-04-02T11:05:37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结构</w:t>
        </w:r>
      </w:ins>
      <w:r>
        <w:rPr>
          <w:rFonts w:hint="default" w:ascii="Times New Roman" w:hAnsi="Times New Roman" w:eastAsia="宋体" w:cs="Times New Roman"/>
          <w:i w:val="0"/>
          <w:iCs w:val="0"/>
          <w:caps w:val="0"/>
          <w:color w:val="auto"/>
          <w:spacing w:val="0"/>
          <w:sz w:val="18"/>
          <w:szCs w:val="18"/>
          <w:highlight w:val="none"/>
          <w:shd w:val="clear" w:fill="FFFFFF"/>
        </w:rPr>
        <w:t>，提升</w:t>
      </w:r>
      <w:ins w:id="146" w:author="bjb" w:date="2026-04-02T11:05:43Z">
        <w:r>
          <w:rPr>
            <w:rFonts w:hint="eastAsia" w:ascii="Times New Roman" w:hAnsi="Times New Roman" w:eastAsia="宋体" w:cs="Times New Roman"/>
            <w:i w:val="0"/>
            <w:iCs w:val="0"/>
            <w:caps w:val="0"/>
            <w:color w:val="auto"/>
            <w:spacing w:val="0"/>
            <w:sz w:val="18"/>
            <w:szCs w:val="18"/>
            <w:highlight w:val="none"/>
            <w:shd w:val="clear" w:fill="FFFFFF"/>
            <w:lang w:eastAsia="zh-CN"/>
          </w:rPr>
          <w:t>了</w:t>
        </w:r>
      </w:ins>
      <w:r>
        <w:rPr>
          <w:rFonts w:hint="default" w:ascii="Times New Roman" w:hAnsi="Times New Roman" w:eastAsia="宋体" w:cs="Times New Roman"/>
          <w:i w:val="0"/>
          <w:iCs w:val="0"/>
          <w:caps w:val="0"/>
          <w:color w:val="auto"/>
          <w:spacing w:val="0"/>
          <w:sz w:val="18"/>
          <w:szCs w:val="18"/>
          <w:highlight w:val="none"/>
          <w:shd w:val="clear" w:fill="FFFFFF"/>
        </w:rPr>
        <w:t>体验和管理效率。据《2024年文化和旅游发展统计公报》，2024年我国国内居民出游56.2亿人次，同比增长14.8%；花费5.8万亿元，同比增长17.1%</w:t>
      </w:r>
      <w:r>
        <w:rPr>
          <w:rFonts w:hint="default" w:ascii="Times New Roman" w:hAnsi="Times New Roman" w:eastAsia="宋体" w:cs="Times New Roman"/>
          <w:i w:val="0"/>
          <w:iCs w:val="0"/>
          <w:caps w:val="0"/>
          <w:color w:val="auto"/>
          <w:spacing w:val="0"/>
          <w:sz w:val="18"/>
          <w:szCs w:val="18"/>
          <w:highlight w:val="none"/>
          <w:shd w:val="clear" w:fill="FFFFFF"/>
          <w:vertAlign w:val="superscript"/>
          <w:lang w:val="en-US"/>
        </w:rPr>
        <w:t>[15]</w:t>
      </w:r>
      <w:r>
        <w:rPr>
          <w:rFonts w:hint="default" w:ascii="Times New Roman" w:hAnsi="Times New Roman" w:eastAsia="宋体" w:cs="Times New Roman"/>
          <w:i w:val="0"/>
          <w:iCs w:val="0"/>
          <w:caps w:val="0"/>
          <w:color w:val="auto"/>
          <w:spacing w:val="0"/>
          <w:sz w:val="18"/>
          <w:szCs w:val="18"/>
          <w:highlight w:val="none"/>
          <w:shd w:val="clear" w:fill="FFFFFF"/>
        </w:rPr>
        <w:t>。文旅深度融合，县域及农村居民成为新消费主体，文化公园、博物馆、非遗等成为重要场景。入境游显著恢复，接待入境游客约1.3亿人次</w:t>
      </w:r>
      <w:r>
        <w:rPr>
          <w:rFonts w:hint="default" w:ascii="Times New Roman" w:hAnsi="Times New Roman" w:eastAsia="宋体" w:cs="Times New Roman"/>
          <w:i w:val="0"/>
          <w:iCs w:val="0"/>
          <w:caps w:val="0"/>
          <w:color w:val="auto"/>
          <w:spacing w:val="0"/>
          <w:sz w:val="18"/>
          <w:szCs w:val="18"/>
          <w:highlight w:val="none"/>
          <w:shd w:val="clear" w:fill="FFFFFF"/>
          <w:vertAlign w:val="superscript"/>
          <w:lang w:val="en-US"/>
        </w:rPr>
        <w:t>[14]</w:t>
      </w:r>
      <w:r>
        <w:rPr>
          <w:rFonts w:hint="default" w:ascii="Times New Roman" w:hAnsi="Times New Roman" w:eastAsia="宋体" w:cs="Times New Roman"/>
          <w:i w:val="0"/>
          <w:iCs w:val="0"/>
          <w:caps w:val="0"/>
          <w:color w:val="auto"/>
          <w:spacing w:val="0"/>
          <w:sz w:val="18"/>
          <w:szCs w:val="18"/>
          <w:highlight w:val="none"/>
          <w:shd w:val="clear" w:fill="FFFFFF"/>
        </w:rPr>
        <w:t>，花费增长超60%。</w:t>
      </w:r>
    </w:p>
    <w:p w14:paraId="2949E166">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360" w:firstLineChars="200"/>
        <w:jc w:val="both"/>
        <w:textAlignment w:val="baseline"/>
        <w:outlineLvl w:val="0"/>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当前旅游预测技术虽呈现多源数据融合、混合模型架构普及等趋势，但</w:t>
      </w:r>
      <w:r>
        <w:rPr>
          <w:rFonts w:hint="default" w:ascii="Times New Roman" w:hAnsi="Times New Roman" w:eastAsia="宋体" w:cs="Times New Roman"/>
          <w:color w:val="auto"/>
          <w:sz w:val="18"/>
          <w:szCs w:val="18"/>
          <w:highlight w:val="none"/>
          <w:lang w:eastAsia="zh"/>
          <w:woUserID w:val="1"/>
        </w:rPr>
        <w:t>是</w:t>
      </w:r>
      <w:r>
        <w:rPr>
          <w:rFonts w:hint="default" w:ascii="Times New Roman" w:hAnsi="Times New Roman" w:eastAsia="宋体" w:cs="Times New Roman"/>
          <w:color w:val="auto"/>
          <w:sz w:val="18"/>
          <w:szCs w:val="18"/>
          <w:highlight w:val="none"/>
        </w:rPr>
        <w:t>在山地旅游特殊场景中仍</w:t>
      </w:r>
      <w:r>
        <w:rPr>
          <w:rFonts w:hint="eastAsia" w:ascii="Times New Roman" w:hAnsi="Times New Roman" w:eastAsia="宋体" w:cs="Times New Roman"/>
          <w:color w:val="auto"/>
          <w:sz w:val="18"/>
          <w:szCs w:val="18"/>
          <w:highlight w:val="none"/>
          <w:lang w:eastAsia="zh-CN"/>
        </w:rPr>
        <w:t>存在</w:t>
      </w:r>
      <w:r>
        <w:rPr>
          <w:rFonts w:hint="default" w:ascii="Times New Roman" w:hAnsi="Times New Roman" w:eastAsia="宋体" w:cs="Times New Roman"/>
          <w:color w:val="auto"/>
          <w:sz w:val="18"/>
          <w:szCs w:val="18"/>
          <w:highlight w:val="none"/>
        </w:rPr>
        <w:t xml:space="preserve">明显适配短板。国际上，传统统计模型（ARIMA、指数平滑）难以应对高海拔数据丢包与非线性客流突变，机器学习模型（LSTM、XGBoost）存在计算延迟问题，混合架构与政策驱动模型则受限于资源成本或实时性不足 </w:t>
      </w:r>
      <w:r>
        <w:rPr>
          <w:rFonts w:hint="default" w:ascii="Times New Roman" w:hAnsi="Times New Roman" w:eastAsia="宋体" w:cs="Times New Roman"/>
          <w:color w:val="auto"/>
          <w:sz w:val="18"/>
          <w:szCs w:val="18"/>
          <w:highlight w:val="none"/>
          <w:vertAlign w:val="superscript"/>
          <w:lang w:val="en-US"/>
        </w:rPr>
        <w:t>[2</w:t>
      </w:r>
      <w:del w:id="147" w:author="bjb" w:date="2026-04-02T11:12:40Z">
        <w:r>
          <w:rPr>
            <w:rFonts w:hint="default" w:ascii="Times New Roman" w:hAnsi="Times New Roman" w:eastAsia="宋体" w:cs="Times New Roman"/>
            <w:color w:val="auto"/>
            <w:sz w:val="18"/>
            <w:szCs w:val="18"/>
            <w:highlight w:val="none"/>
            <w:vertAlign w:val="superscript"/>
            <w:lang w:val="en-US"/>
          </w:rPr>
          <w:delText>][</w:delText>
        </w:r>
      </w:del>
      <w:ins w:id="148" w:author="bjb" w:date="2026-04-02T11:12:40Z">
        <w:r>
          <w:rPr>
            <w:rFonts w:hint="eastAsia" w:ascii="Times New Roman" w:hAnsi="Times New Roman" w:eastAsia="宋体" w:cs="Times New Roman"/>
            <w:color w:val="auto"/>
            <w:sz w:val="18"/>
            <w:szCs w:val="18"/>
            <w:highlight w:val="none"/>
            <w:vertAlign w:val="superscript"/>
            <w:lang w:val="en-US" w:eastAsia="zh-CN"/>
          </w:rPr>
          <w:t>,</w:t>
        </w:r>
      </w:ins>
      <w:r>
        <w:rPr>
          <w:rFonts w:hint="default" w:ascii="Times New Roman" w:hAnsi="Times New Roman" w:eastAsia="宋体" w:cs="Times New Roman"/>
          <w:color w:val="auto"/>
          <w:sz w:val="18"/>
          <w:szCs w:val="18"/>
          <w:highlight w:val="none"/>
          <w:vertAlign w:val="superscript"/>
          <w:lang w:val="en-US"/>
        </w:rPr>
        <w:t>3</w:t>
      </w:r>
      <w:del w:id="149" w:author="bjb" w:date="2026-04-02T11:12:42Z">
        <w:r>
          <w:rPr>
            <w:rFonts w:hint="default" w:ascii="Times New Roman" w:hAnsi="Times New Roman" w:eastAsia="宋体" w:cs="Times New Roman"/>
            <w:color w:val="auto"/>
            <w:sz w:val="18"/>
            <w:szCs w:val="18"/>
            <w:highlight w:val="none"/>
            <w:vertAlign w:val="superscript"/>
            <w:lang w:val="en-US"/>
          </w:rPr>
          <w:delText>][</w:delText>
        </w:r>
      </w:del>
      <w:ins w:id="150" w:author="bjb" w:date="2026-04-02T11:12:42Z">
        <w:r>
          <w:rPr>
            <w:rFonts w:hint="eastAsia" w:ascii="Times New Roman" w:hAnsi="Times New Roman" w:eastAsia="宋体" w:cs="Times New Roman"/>
            <w:color w:val="auto"/>
            <w:sz w:val="18"/>
            <w:szCs w:val="18"/>
            <w:highlight w:val="none"/>
            <w:vertAlign w:val="superscript"/>
            <w:lang w:val="en-US" w:eastAsia="zh-CN"/>
          </w:rPr>
          <w:t>,</w:t>
        </w:r>
      </w:ins>
      <w:r>
        <w:rPr>
          <w:rFonts w:hint="default" w:ascii="Times New Roman" w:hAnsi="Times New Roman" w:eastAsia="宋体" w:cs="Times New Roman"/>
          <w:color w:val="auto"/>
          <w:sz w:val="18"/>
          <w:szCs w:val="18"/>
          <w:highlight w:val="none"/>
          <w:vertAlign w:val="superscript"/>
          <w:lang w:val="en-US"/>
        </w:rPr>
        <w:t>5]</w:t>
      </w:r>
      <w:r>
        <w:rPr>
          <w:rFonts w:hint="default" w:ascii="Times New Roman" w:hAnsi="Times New Roman" w:eastAsia="宋体" w:cs="Times New Roman"/>
          <w:color w:val="auto"/>
          <w:sz w:val="18"/>
          <w:szCs w:val="18"/>
          <w:highlight w:val="none"/>
        </w:rPr>
        <w:t>。国内方面，山东智慧旅游系统的 “大中心、云计算” 架构适配平原场景，无法解决六盘水高海拔 17% 的网络丢包问题，数据颗粒度也难以满足微观管理需求</w:t>
      </w:r>
      <w:r>
        <w:rPr>
          <w:rFonts w:hint="default" w:ascii="Times New Roman" w:hAnsi="Times New Roman" w:eastAsia="宋体" w:cs="Times New Roman"/>
          <w:color w:val="auto"/>
          <w:sz w:val="18"/>
          <w:szCs w:val="18"/>
          <w:highlight w:val="none"/>
          <w:vertAlign w:val="superscript"/>
          <w:lang w:val="en-US"/>
        </w:rPr>
        <w:t>[6]</w:t>
      </w:r>
      <w:r>
        <w:rPr>
          <w:rFonts w:hint="default" w:ascii="Times New Roman" w:hAnsi="Times New Roman" w:eastAsia="宋体" w:cs="Times New Roman"/>
          <w:color w:val="auto"/>
          <w:sz w:val="18"/>
          <w:szCs w:val="18"/>
          <w:highlight w:val="none"/>
        </w:rPr>
        <w:t>；四川四姑娘山与六盘水同属高海拔山地景区，采用 ARIMAX 或单一 LSTM 模型预测，虽引入搜索数据提升部分精度，但数据源单一、缺乏边缘智能响应机制，忽视高海拔信号盲区问题，导致雨季预测误差达 32%</w:t>
      </w:r>
      <w:r>
        <w:rPr>
          <w:rFonts w:hint="default" w:ascii="Times New Roman" w:hAnsi="Times New Roman" w:eastAsia="宋体" w:cs="Times New Roman"/>
          <w:color w:val="auto"/>
          <w:sz w:val="18"/>
          <w:szCs w:val="18"/>
          <w:highlight w:val="none"/>
          <w:vertAlign w:val="superscript"/>
          <w:lang w:val="en-US"/>
        </w:rPr>
        <w:t>[4]</w:t>
      </w:r>
      <w:r>
        <w:rPr>
          <w:rFonts w:hint="default" w:ascii="Times New Roman" w:hAnsi="Times New Roman" w:eastAsia="宋体" w:cs="Times New Roman"/>
          <w:color w:val="auto"/>
          <w:sz w:val="18"/>
          <w:szCs w:val="18"/>
          <w:highlight w:val="none"/>
        </w:rPr>
        <w:t>。此外，国内多数研究面临政务数据割裂、OTA 平台实时数据获取难的问题，传统 k - 匿名化处理导致 38% 的有效信息损失，进一步限制了预测模型性能</w:t>
      </w:r>
      <w:r>
        <w:rPr>
          <w:rFonts w:hint="default" w:ascii="Times New Roman" w:hAnsi="Times New Roman" w:eastAsia="宋体" w:cs="Times New Roman"/>
          <w:color w:val="auto"/>
          <w:sz w:val="18"/>
          <w:szCs w:val="18"/>
          <w:highlight w:val="none"/>
          <w:vertAlign w:val="superscript"/>
          <w:lang w:val="en-US"/>
        </w:rPr>
        <w:t>[1]</w:t>
      </w:r>
      <w:r>
        <w:rPr>
          <w:rFonts w:hint="default" w:ascii="Times New Roman" w:hAnsi="Times New Roman" w:eastAsia="宋体" w:cs="Times New Roman"/>
          <w:color w:val="auto"/>
          <w:sz w:val="18"/>
          <w:szCs w:val="18"/>
          <w:highlight w:val="none"/>
        </w:rPr>
        <w:t>。</w:t>
      </w:r>
    </w:p>
    <w:p w14:paraId="3B1D2E19">
      <w:pPr>
        <w:pStyle w:val="11"/>
        <w:pageBreakBefore w:val="0"/>
        <w:widowControl/>
        <w:kinsoku/>
        <w:wordWrap/>
        <w:overflowPunct w:val="0"/>
        <w:topLinePunct w:val="0"/>
        <w:autoSpaceDE w:val="0"/>
        <w:autoSpaceDN w:val="0"/>
        <w:bidi w:val="0"/>
        <w:adjustRightInd w:val="0"/>
        <w:snapToGrid/>
        <w:spacing w:beforeAutospacing="0" w:afterAutospacing="0" w:line="360" w:lineRule="auto"/>
        <w:ind w:left="0" w:leftChars="0" w:right="0" w:rightChars="0" w:firstLine="360" w:firstLineChars="200"/>
        <w:jc w:val="both"/>
        <w:textAlignment w:val="baseline"/>
        <w:outlineLvl w:val="0"/>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color w:val="auto"/>
          <w:sz w:val="18"/>
          <w:szCs w:val="18"/>
          <w:highlight w:val="none"/>
        </w:rPr>
        <w:t>六盘水依托丰富资源（乌蒙大草原、梅花山、玉舍森林、水城古镇、明湖湿地等）构建 “全季节、全业态、全龄层” 体系，2024 年旅游市场强劲增长。然而，其面临季节性客流失衡（避暑季 / 滑雪季差异显著）、资源分散（景点间距大）、突发事件高频（火把节客流突变 68%、极端天气）等核心挑战，这些挑战与国内同类景区相比存在显著场景差异：与四姑娘山相比，六盘水不仅面临高海拔信号衰减问题，还需应对多民族节庆引发的非线性客流波动；与山东智慧旅游系统覆盖的平原景区相比，六盘水缺乏完善的网络基础设施与集中化数据管理体系，无法直接套用 “云端集中处理” 架构，</w:t>
      </w:r>
      <w:r>
        <w:rPr>
          <w:rFonts w:hint="default" w:ascii="Times New Roman" w:hAnsi="Times New Roman" w:eastAsia="宋体" w:cs="Times New Roman"/>
          <w:color w:val="auto"/>
          <w:sz w:val="18"/>
          <w:szCs w:val="18"/>
          <w:highlight w:val="none"/>
          <w:lang w:val="en-US" w:eastAsia="zh-CN"/>
        </w:rPr>
        <w:t>因此，</w:t>
      </w:r>
      <w:r>
        <w:rPr>
          <w:rFonts w:hint="default" w:ascii="Times New Roman" w:hAnsi="Times New Roman" w:eastAsia="宋体" w:cs="Times New Roman"/>
          <w:i w:val="0"/>
          <w:iCs w:val="0"/>
          <w:caps w:val="0"/>
          <w:color w:val="auto"/>
          <w:spacing w:val="0"/>
          <w:sz w:val="18"/>
          <w:szCs w:val="18"/>
          <w:highlight w:val="none"/>
          <w:shd w:val="clear" w:fill="FFFFFF"/>
        </w:rPr>
        <w:t>亟需智能化解决方案进行客流精准预测与资源高效配置。本研究旨在构建</w:t>
      </w:r>
      <w:r>
        <w:rPr>
          <w:rFonts w:hint="default"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rPr>
        <w:t>多源数据融合</w:t>
      </w:r>
      <w:r>
        <w:rPr>
          <w:rFonts w:hint="eastAsia"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rPr>
        <w:t>混合模型预测</w:t>
      </w:r>
      <w:r>
        <w:rPr>
          <w:rFonts w:hint="eastAsia"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rPr>
        <w:t>三维可视化决策</w:t>
      </w:r>
      <w:r>
        <w:rPr>
          <w:rFonts w:hint="default"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rPr>
        <w:t>系统，为六盘水及类似山地景区提供智慧化转型技术范式。</w:t>
      </w:r>
    </w:p>
    <w:p w14:paraId="3A8B831A">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jc w:val="both"/>
        <w:textAlignment w:val="baseline"/>
        <w:outlineLvl w:val="0"/>
        <w:rPr>
          <w:rStyle w:val="20"/>
          <w:rFonts w:hint="default" w:ascii="Times New Roman" w:hAnsi="Times New Roman" w:eastAsia="黑体" w:cs="Times New Roman"/>
          <w:b w:val="0"/>
          <w:bCs/>
          <w:i w:val="0"/>
          <w:iCs w:val="0"/>
          <w:caps w:val="0"/>
          <w:color w:val="auto"/>
          <w:spacing w:val="0"/>
          <w:sz w:val="18"/>
          <w:szCs w:val="18"/>
          <w:highlight w:val="none"/>
          <w:shd w:val="clear" w:fill="FFFFFF"/>
          <w:lang w:val="en-US" w:eastAsia="zh-CN"/>
        </w:rPr>
      </w:pP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 xml:space="preserve">2 </w:t>
      </w: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现状分析</w:t>
      </w:r>
      <w:r>
        <w:rPr>
          <w:rStyle w:val="20"/>
          <w:rFonts w:hint="default" w:ascii="Times New Roman" w:hAnsi="Times New Roman" w:eastAsia="黑体" w:cs="Times New Roman"/>
          <w:b w:val="0"/>
          <w:bCs/>
          <w:i w:val="0"/>
          <w:iCs w:val="0"/>
          <w:caps w:val="0"/>
          <w:color w:val="auto"/>
          <w:spacing w:val="0"/>
          <w:sz w:val="18"/>
          <w:szCs w:val="18"/>
          <w:highlight w:val="none"/>
          <w:shd w:val="clear" w:fill="FFFFFF"/>
          <w:lang w:val="en-US" w:eastAsia="zh-CN"/>
        </w:rPr>
        <w:t xml:space="preserve"> </w:t>
      </w:r>
    </w:p>
    <w:p w14:paraId="463A80DD">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both"/>
        <w:textAlignment w:val="baseline"/>
        <w:outlineLvl w:val="0"/>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预测技术</w:t>
      </w:r>
      <w:ins w:id="151" w:author="bjb" w:date="2026-04-02T10:46:13Z">
        <w:r>
          <w:rPr>
            <w:rFonts w:hint="eastAsia" w:ascii="Times New Roman" w:hAnsi="Times New Roman" w:eastAsia="宋体" w:cs="Times New Roman"/>
            <w:color w:val="auto"/>
            <w:sz w:val="18"/>
            <w:szCs w:val="18"/>
            <w:highlight w:val="none"/>
            <w:lang w:eastAsia="zh-CN"/>
          </w:rPr>
          <w:t>使用</w:t>
        </w:r>
      </w:ins>
      <w:del w:id="152" w:author="bjb" w:date="2026-04-02T10:46:13Z">
        <w:r>
          <w:rPr>
            <w:rFonts w:hint="default" w:ascii="Times New Roman" w:hAnsi="Times New Roman" w:eastAsia="宋体" w:cs="Times New Roman"/>
            <w:color w:val="auto"/>
            <w:sz w:val="18"/>
            <w:szCs w:val="18"/>
            <w:highlight w:val="none"/>
          </w:rPr>
          <w:delText>使用到</w:delText>
        </w:r>
      </w:del>
      <w:r>
        <w:rPr>
          <w:rFonts w:hint="default" w:ascii="Times New Roman" w:hAnsi="Times New Roman" w:eastAsia="宋体" w:cs="Times New Roman"/>
          <w:color w:val="auto"/>
          <w:sz w:val="18"/>
          <w:szCs w:val="18"/>
          <w:highlight w:val="none"/>
        </w:rPr>
        <w:t>了四种不同的模型来预测旅游场景，还分别从技术代表、优势以及六盘水适配缺陷来进行说明。为了更直观地展示不同类型预测模型在</w:t>
      </w:r>
      <w:del w:id="153" w:author="bjb" w:date="2026-04-02T11:15:40Z">
        <w:r>
          <w:rPr>
            <w:rFonts w:hint="default" w:ascii="Times New Roman" w:hAnsi="Times New Roman" w:eastAsia="宋体" w:cs="Times New Roman"/>
            <w:color w:val="auto"/>
            <w:sz w:val="18"/>
            <w:szCs w:val="18"/>
            <w:highlight w:val="none"/>
            <w:lang w:val="en-US"/>
          </w:rPr>
          <w:delText>山体灾害</w:delText>
        </w:r>
      </w:del>
      <w:ins w:id="154" w:author="bjb" w:date="2026-04-02T11:15:44Z">
        <w:r>
          <w:rPr>
            <w:rFonts w:hint="eastAsia" w:ascii="Times New Roman" w:hAnsi="Times New Roman" w:eastAsia="宋体" w:cs="Times New Roman"/>
            <w:color w:val="auto"/>
            <w:sz w:val="18"/>
            <w:szCs w:val="18"/>
            <w:highlight w:val="none"/>
            <w:lang w:val="en-US" w:eastAsia="zh-CN"/>
          </w:rPr>
          <w:t>山地</w:t>
        </w:r>
      </w:ins>
      <w:ins w:id="155" w:author="bjb" w:date="2026-04-02T11:15:46Z">
        <w:r>
          <w:rPr>
            <w:rFonts w:hint="eastAsia" w:ascii="Times New Roman" w:hAnsi="Times New Roman" w:eastAsia="宋体" w:cs="Times New Roman"/>
            <w:color w:val="auto"/>
            <w:sz w:val="18"/>
            <w:szCs w:val="18"/>
            <w:highlight w:val="none"/>
            <w:lang w:val="en-US" w:eastAsia="zh-CN"/>
          </w:rPr>
          <w:t>旅游</w:t>
        </w:r>
      </w:ins>
      <w:r>
        <w:rPr>
          <w:rFonts w:hint="default" w:ascii="Times New Roman" w:hAnsi="Times New Roman" w:eastAsia="宋体" w:cs="Times New Roman"/>
          <w:color w:val="auto"/>
          <w:sz w:val="18"/>
          <w:szCs w:val="18"/>
          <w:highlight w:val="none"/>
        </w:rPr>
        <w:t>预测中的适用性，对其关键特征进行了归纳（见</w:t>
      </w:r>
      <w:ins w:id="156" w:author="bjb" w:date="2026-04-02T11:15:59Z">
        <w:r>
          <w:rPr>
            <w:rFonts w:hint="default" w:ascii="Times New Roman" w:hAnsi="Times New Roman" w:eastAsia="宋体" w:cs="Times New Roman"/>
            <w:b w:val="0"/>
            <w:bCs w:val="0"/>
            <w:color w:val="auto"/>
            <w:kern w:val="0"/>
            <w:sz w:val="18"/>
            <w:szCs w:val="18"/>
            <w:highlight w:val="none"/>
            <w:shd w:val="clear" w:fill="FFFFFF"/>
            <w:woUserID w:val="1"/>
          </w:rPr>
          <w:t>表1</w:t>
        </w:r>
      </w:ins>
      <w:del w:id="157" w:author="bjb" w:date="2026-04-02T11:15:59Z">
        <w:r>
          <w:rPr>
            <w:rFonts w:hint="default" w:ascii="Times New Roman" w:hAnsi="Times New Roman" w:cs="Times New Roman"/>
            <w:color w:val="auto"/>
            <w:sz w:val="18"/>
            <w:szCs w:val="18"/>
            <w:highlight w:val="none"/>
          </w:rPr>
          <w:delText>表2- 1</w:delText>
        </w:r>
      </w:del>
      <w:r>
        <w:rPr>
          <w:rFonts w:hint="default" w:ascii="Times New Roman" w:hAnsi="Times New Roman" w:eastAsia="宋体" w:cs="Times New Roman"/>
          <w:color w:val="auto"/>
          <w:sz w:val="18"/>
          <w:szCs w:val="18"/>
          <w:highlight w:val="none"/>
        </w:rPr>
        <w:t>）。</w:t>
      </w:r>
      <w:bookmarkStart w:id="0" w:name="_Ref3956"/>
      <w:bookmarkEnd w:id="0"/>
      <w:bookmarkStart w:id="1" w:name="_Ref3845"/>
    </w:p>
    <w:p w14:paraId="642E71C5">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center"/>
        <w:textAlignment w:val="baseline"/>
        <w:outlineLvl w:val="0"/>
        <w:rPr>
          <w:rFonts w:hint="default" w:ascii="Times New Roman" w:hAnsi="Times New Roman" w:eastAsia="宋体" w:cs="Times New Roman"/>
          <w:b w:val="0"/>
          <w:bCs w:val="0"/>
          <w:color w:val="auto"/>
          <w:kern w:val="0"/>
          <w:sz w:val="18"/>
          <w:szCs w:val="18"/>
          <w:highlight w:val="none"/>
          <w:shd w:val="clear" w:fill="FFFFFF"/>
          <w:rPrChange w:id="158" w:author="bjb" w:date="2026-04-02T11:15:52Z">
            <w:rPr>
              <w:rFonts w:hint="default" w:ascii="Times New Roman" w:hAnsi="Times New Roman" w:eastAsia="宋体" w:cs="Times New Roman"/>
              <w:b/>
              <w:bCs/>
              <w:color w:val="auto"/>
              <w:kern w:val="0"/>
              <w:sz w:val="18"/>
              <w:szCs w:val="18"/>
              <w:highlight w:val="none"/>
              <w:shd w:val="clear" w:fill="FFFFFF"/>
              <w:woUserID w:val="1"/>
            </w:rPr>
          </w:rPrChange>
          <w:woUserID w:val="1"/>
        </w:rPr>
      </w:pPr>
      <w:r>
        <w:rPr>
          <w:rFonts w:hint="eastAsia" w:ascii="黑体" w:hAnsi="黑体" w:eastAsia="黑体" w:cs="黑体"/>
          <w:b w:val="0"/>
          <w:bCs w:val="0"/>
          <w:color w:val="auto"/>
          <w:kern w:val="0"/>
          <w:sz w:val="18"/>
          <w:szCs w:val="18"/>
          <w:highlight w:val="none"/>
          <w:shd w:val="clear" w:fill="FFFFFF"/>
          <w:rPrChange w:id="159" w:author="bjb" w:date="2026-04-02T11:16:07Z">
            <w:rPr>
              <w:rFonts w:hint="default" w:ascii="Times New Roman" w:hAnsi="Times New Roman" w:eastAsia="宋体" w:cs="Times New Roman"/>
              <w:b/>
              <w:bCs/>
              <w:color w:val="auto"/>
              <w:kern w:val="0"/>
              <w:sz w:val="18"/>
              <w:szCs w:val="18"/>
              <w:highlight w:val="none"/>
              <w:shd w:val="clear" w:fill="FFFFFF"/>
              <w:woUserID w:val="1"/>
            </w:rPr>
          </w:rPrChange>
          <w:woUserID w:val="1"/>
        </w:rPr>
        <w:t>表</w:t>
      </w:r>
      <w:del w:id="160" w:author="bjb" w:date="2026-04-02T11:15:54Z">
        <w:r>
          <w:rPr>
            <w:rFonts w:hint="eastAsia" w:ascii="黑体" w:hAnsi="黑体" w:eastAsia="黑体" w:cs="黑体"/>
            <w:b w:val="0"/>
            <w:bCs w:val="0"/>
            <w:color w:val="auto"/>
            <w:kern w:val="0"/>
            <w:sz w:val="18"/>
            <w:szCs w:val="18"/>
            <w:highlight w:val="none"/>
            <w:shd w:val="clear" w:fill="FFFFFF"/>
            <w:rPrChange w:id="161" w:author="bjb" w:date="2026-04-02T11:16:07Z">
              <w:rPr>
                <w:rFonts w:hint="default" w:ascii="Times New Roman" w:hAnsi="Times New Roman" w:eastAsia="宋体" w:cs="Times New Roman"/>
                <w:b/>
                <w:bCs/>
                <w:color w:val="auto"/>
                <w:kern w:val="0"/>
                <w:sz w:val="18"/>
                <w:szCs w:val="18"/>
                <w:highlight w:val="none"/>
                <w:shd w:val="clear" w:fill="FFFFFF"/>
                <w:woUserID w:val="1"/>
              </w:rPr>
            </w:rPrChange>
            <w:woUserID w:val="1"/>
          </w:rPr>
          <w:delText>2</w:delText>
        </w:r>
      </w:del>
      <w:del w:id="162" w:author="bjb" w:date="2026-04-02T11:15:54Z">
        <w:r>
          <w:rPr>
            <w:rFonts w:hint="eastAsia" w:ascii="黑体" w:hAnsi="黑体" w:eastAsia="黑体" w:cs="黑体"/>
            <w:b w:val="0"/>
            <w:bCs w:val="0"/>
            <w:color w:val="auto"/>
            <w:kern w:val="0"/>
            <w:sz w:val="18"/>
            <w:szCs w:val="18"/>
            <w:highlight w:val="none"/>
            <w:shd w:val="clear" w:fill="FFFFFF"/>
            <w:rPrChange w:id="163" w:author="bjb" w:date="2026-04-02T11:16:07Z">
              <w:rPr>
                <w:rFonts w:hint="default" w:ascii="Times New Roman" w:hAnsi="Times New Roman" w:eastAsia="宋体" w:cs="Times New Roman"/>
                <w:b/>
                <w:bCs/>
                <w:color w:val="auto"/>
                <w:kern w:val="0"/>
                <w:sz w:val="18"/>
                <w:szCs w:val="18"/>
                <w:highlight w:val="none"/>
                <w:shd w:val="clear" w:fill="FFFFFF"/>
                <w:woUserID w:val="1"/>
              </w:rPr>
            </w:rPrChange>
            <w:woUserID w:val="1"/>
          </w:rPr>
          <w:delText>-</w:delText>
        </w:r>
        <w:bookmarkEnd w:id="1"/>
      </w:del>
      <w:r>
        <w:rPr>
          <w:rFonts w:hint="eastAsia" w:ascii="黑体" w:hAnsi="黑体" w:eastAsia="黑体" w:cs="黑体"/>
          <w:b w:val="0"/>
          <w:bCs w:val="0"/>
          <w:color w:val="auto"/>
          <w:kern w:val="0"/>
          <w:sz w:val="18"/>
          <w:szCs w:val="18"/>
          <w:highlight w:val="none"/>
          <w:shd w:val="clear" w:fill="FFFFFF"/>
          <w:rPrChange w:id="164" w:author="bjb" w:date="2026-04-02T11:16:07Z">
            <w:rPr>
              <w:rFonts w:hint="default" w:ascii="Times New Roman" w:hAnsi="Times New Roman" w:eastAsia="宋体" w:cs="Times New Roman"/>
              <w:b/>
              <w:bCs/>
              <w:color w:val="auto"/>
              <w:kern w:val="0"/>
              <w:sz w:val="18"/>
              <w:szCs w:val="18"/>
              <w:highlight w:val="none"/>
              <w:shd w:val="clear" w:fill="FFFFFF"/>
              <w:woUserID w:val="1"/>
            </w:rPr>
          </w:rPrChange>
          <w:woUserID w:val="1"/>
        </w:rPr>
        <w:t>1</w:t>
      </w:r>
      <w:r>
        <w:rPr>
          <w:rFonts w:hint="eastAsia" w:ascii="黑体" w:hAnsi="黑体" w:eastAsia="黑体" w:cs="黑体"/>
          <w:b w:val="0"/>
          <w:bCs w:val="0"/>
          <w:i w:val="0"/>
          <w:iCs w:val="0"/>
          <w:color w:val="auto"/>
          <w:spacing w:val="-16"/>
          <w:kern w:val="0"/>
          <w:sz w:val="18"/>
          <w:szCs w:val="18"/>
          <w:highlight w:val="none"/>
          <w:shd w:val="clear" w:fill="FFFFFF"/>
          <w:rPrChange w:id="165" w:author="bjb" w:date="2026-04-02T11:16:07Z">
            <w:rPr>
              <w:rFonts w:hint="default" w:ascii="Times New Roman" w:hAnsi="Times New Roman" w:eastAsia="宋体" w:cs="Times New Roman"/>
              <w:b/>
              <w:bCs/>
              <w:i w:val="0"/>
              <w:iCs w:val="0"/>
              <w:color w:val="auto"/>
              <w:spacing w:val="-16"/>
              <w:kern w:val="0"/>
              <w:sz w:val="18"/>
              <w:szCs w:val="18"/>
              <w:highlight w:val="none"/>
              <w:shd w:val="clear" w:fill="FFFFFF"/>
              <w:woUserID w:val="1"/>
            </w:rPr>
          </w:rPrChange>
          <w:woUserID w:val="1"/>
        </w:rPr>
        <w:t xml:space="preserve"> </w:t>
      </w:r>
      <w:r>
        <w:rPr>
          <w:rFonts w:hint="eastAsia" w:ascii="黑体" w:hAnsi="黑体" w:eastAsia="黑体" w:cs="黑体"/>
          <w:b w:val="0"/>
          <w:bCs w:val="0"/>
          <w:i w:val="0"/>
          <w:iCs w:val="0"/>
          <w:color w:val="auto"/>
          <w:spacing w:val="-3"/>
          <w:kern w:val="0"/>
          <w:sz w:val="18"/>
          <w:szCs w:val="18"/>
          <w:highlight w:val="none"/>
          <w:shd w:val="clear" w:fill="FFFFFF"/>
          <w:rPrChange w:id="166" w:author="bjb" w:date="2026-04-02T11:16:07Z">
            <w:rPr>
              <w:rFonts w:hint="default" w:ascii="Times New Roman" w:hAnsi="Times New Roman" w:eastAsia="宋体" w:cs="Times New Roman"/>
              <w:b/>
              <w:bCs/>
              <w:i w:val="0"/>
              <w:iCs w:val="0"/>
              <w:color w:val="auto"/>
              <w:spacing w:val="-3"/>
              <w:kern w:val="0"/>
              <w:sz w:val="18"/>
              <w:szCs w:val="18"/>
              <w:highlight w:val="none"/>
              <w:shd w:val="clear" w:fill="FFFFFF"/>
              <w:woUserID w:val="1"/>
            </w:rPr>
          </w:rPrChange>
          <w:woUserID w:val="1"/>
        </w:rPr>
        <w:t>主流预测技术</w:t>
      </w:r>
      <w:r>
        <w:rPr>
          <w:rFonts w:hint="eastAsia" w:ascii="黑体" w:hAnsi="黑体" w:eastAsia="黑体" w:cs="黑体"/>
          <w:b w:val="0"/>
          <w:bCs w:val="0"/>
          <w:i w:val="0"/>
          <w:iCs w:val="0"/>
          <w:color w:val="auto"/>
          <w:spacing w:val="-3"/>
          <w:kern w:val="0"/>
          <w:sz w:val="18"/>
          <w:szCs w:val="18"/>
          <w:highlight w:val="none"/>
          <w:shd w:val="clear" w:fill="FFFFFF"/>
          <w:rPrChange w:id="167" w:author="bjb" w:date="2026-04-02T11:21:39Z">
            <w:rPr>
              <w:rFonts w:hint="default" w:ascii="Times New Roman" w:hAnsi="Times New Roman" w:eastAsia="宋体" w:cs="Times New Roman"/>
              <w:b/>
              <w:bCs/>
              <w:i w:val="0"/>
              <w:iCs w:val="0"/>
              <w:color w:val="auto"/>
              <w:spacing w:val="-3"/>
              <w:kern w:val="0"/>
              <w:sz w:val="18"/>
              <w:szCs w:val="18"/>
              <w:highlight w:val="none"/>
              <w:shd w:val="clear" w:fill="FFFFFF"/>
              <w:woUserID w:val="1"/>
            </w:rPr>
          </w:rPrChange>
          <w:woUserID w:val="1"/>
        </w:rPr>
        <w:t>在</w:t>
      </w:r>
      <w:del w:id="168" w:author="bjb" w:date="2026-04-02T11:22:36Z">
        <w:r>
          <w:rPr>
            <w:rFonts w:hint="default" w:ascii="黑体" w:hAnsi="黑体" w:eastAsia="黑体" w:cs="黑体"/>
            <w:b w:val="0"/>
            <w:bCs w:val="0"/>
            <w:i w:val="0"/>
            <w:iCs w:val="0"/>
            <w:color w:val="auto"/>
            <w:spacing w:val="-3"/>
            <w:kern w:val="0"/>
            <w:sz w:val="18"/>
            <w:szCs w:val="18"/>
            <w:highlight w:val="none"/>
            <w:shd w:val="clear" w:fill="FFFFFF"/>
            <w:rPrChange w:id="169" w:author="bjb" w:date="2026-04-02T11:21:39Z">
              <w:rPr>
                <w:rFonts w:hint="default" w:ascii="Times New Roman" w:hAnsi="Times New Roman" w:eastAsia="宋体" w:cs="Times New Roman"/>
                <w:b/>
                <w:bCs/>
                <w:i w:val="0"/>
                <w:iCs w:val="0"/>
                <w:color w:val="auto"/>
                <w:spacing w:val="-3"/>
                <w:kern w:val="0"/>
                <w:sz w:val="18"/>
                <w:szCs w:val="18"/>
                <w:highlight w:val="none"/>
                <w:shd w:val="clear" w:fill="FFFFFF"/>
                <w:woUserID w:val="1"/>
              </w:rPr>
            </w:rPrChange>
            <w:woUserID w:val="1"/>
          </w:rPr>
          <w:delText>⼭</w:delText>
        </w:r>
      </w:del>
      <w:ins w:id="170" w:author="bjb" w:date="2026-04-02T11:22:37Z">
        <w:r>
          <w:rPr>
            <w:rFonts w:hint="eastAsia" w:ascii="黑体" w:hAnsi="黑体" w:eastAsia="黑体" w:cs="黑体"/>
            <w:b w:val="0"/>
            <w:bCs w:val="0"/>
            <w:i w:val="0"/>
            <w:iCs w:val="0"/>
            <w:color w:val="auto"/>
            <w:spacing w:val="-3"/>
            <w:kern w:val="0"/>
            <w:sz w:val="18"/>
            <w:szCs w:val="18"/>
            <w:highlight w:val="none"/>
            <w:shd w:val="clear" w:fill="FFFFFF"/>
            <w:lang w:val="en-US" w:eastAsia="zh-CN"/>
            <w:woUserID w:val="1"/>
          </w:rPr>
          <w:t>山</w:t>
        </w:r>
      </w:ins>
      <w:r>
        <w:rPr>
          <w:rFonts w:hint="eastAsia" w:ascii="黑体" w:hAnsi="黑体" w:eastAsia="黑体" w:cs="黑体"/>
          <w:b w:val="0"/>
          <w:bCs w:val="0"/>
          <w:i w:val="0"/>
          <w:iCs w:val="0"/>
          <w:color w:val="auto"/>
          <w:spacing w:val="-3"/>
          <w:kern w:val="0"/>
          <w:sz w:val="18"/>
          <w:szCs w:val="18"/>
          <w:highlight w:val="none"/>
          <w:shd w:val="clear" w:fill="FFFFFF"/>
          <w:rPrChange w:id="171" w:author="bjb" w:date="2026-04-02T11:16:07Z">
            <w:rPr>
              <w:rFonts w:hint="default" w:ascii="Times New Roman" w:hAnsi="Times New Roman" w:eastAsia="宋体" w:cs="Times New Roman"/>
              <w:b/>
              <w:bCs/>
              <w:i w:val="0"/>
              <w:iCs w:val="0"/>
              <w:color w:val="auto"/>
              <w:spacing w:val="-3"/>
              <w:kern w:val="0"/>
              <w:sz w:val="18"/>
              <w:szCs w:val="18"/>
              <w:highlight w:val="none"/>
              <w:shd w:val="clear" w:fill="FFFFFF"/>
              <w:woUserID w:val="1"/>
            </w:rPr>
          </w:rPrChange>
          <w:woUserID w:val="1"/>
        </w:rPr>
        <w:t>地旅游场景中</w:t>
      </w:r>
      <w:r>
        <w:rPr>
          <w:rFonts w:hint="eastAsia" w:ascii="黑体" w:hAnsi="黑体" w:eastAsia="黑体" w:cs="黑体"/>
          <w:b w:val="0"/>
          <w:bCs w:val="0"/>
          <w:color w:val="auto"/>
          <w:kern w:val="0"/>
          <w:sz w:val="18"/>
          <w:szCs w:val="18"/>
          <w:highlight w:val="none"/>
          <w:shd w:val="clear" w:fill="FFFFFF"/>
          <w:rPrChange w:id="172" w:author="bjb" w:date="2026-04-02T11:16:07Z">
            <w:rPr>
              <w:rFonts w:hint="default" w:ascii="Times New Roman" w:hAnsi="Times New Roman" w:eastAsia="宋体" w:cs="Times New Roman"/>
              <w:b/>
              <w:bCs/>
              <w:color w:val="auto"/>
              <w:kern w:val="0"/>
              <w:sz w:val="18"/>
              <w:szCs w:val="18"/>
              <w:highlight w:val="none"/>
              <w:shd w:val="clear" w:fill="FFFFFF"/>
              <w:woUserID w:val="1"/>
            </w:rPr>
          </w:rPrChange>
          <w:woUserID w:val="1"/>
        </w:rPr>
        <w:t>的适应性对⽐</w:t>
      </w:r>
    </w:p>
    <w:p w14:paraId="1D2E953F">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center"/>
        <w:textAlignment w:val="baseline"/>
        <w:outlineLvl w:val="0"/>
        <w:rPr>
          <w:rFonts w:hint="default" w:ascii="Times New Roman" w:hAnsi="Times New Roman" w:eastAsia="宋体" w:cs="Times New Roman"/>
          <w:b/>
          <w:bCs/>
          <w:color w:val="auto"/>
          <w:kern w:val="0"/>
          <w:sz w:val="18"/>
          <w:szCs w:val="18"/>
          <w:highlight w:val="none"/>
          <w:shd w:val="clear" w:fill="FFFFFF"/>
          <w:woUserID w:val="1"/>
        </w:rPr>
      </w:pPr>
    </w:p>
    <w:tbl>
      <w:tblPr>
        <w:tblStyle w:val="2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287"/>
        <w:gridCol w:w="2334"/>
        <w:gridCol w:w="2279"/>
        <w:gridCol w:w="3253"/>
      </w:tblGrid>
      <w:tr w14:paraId="6FA3A7E4">
        <w:trPr>
          <w:trHeight w:val="589" w:hRule="atLeast"/>
        </w:trPr>
        <w:tc>
          <w:tcPr>
            <w:tcW w:w="1126" w:type="pct"/>
            <w:tcBorders>
              <w:top w:val="single" w:color="auto" w:sz="12" w:space="0"/>
              <w:left w:val="nil"/>
              <w:bottom w:val="single" w:color="auto" w:sz="4" w:space="0"/>
              <w:right w:val="nil"/>
            </w:tcBorders>
            <w:shd w:val="clear" w:color="auto" w:fill="auto"/>
            <w:vAlign w:val="top"/>
          </w:tcPr>
          <w:p w14:paraId="7A31FB99">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736" w:right="0"/>
              <w:jc w:val="both"/>
              <w:textAlignment w:val="baseline"/>
              <w:rPr>
                <w:rFonts w:hint="default" w:ascii="Times New Roman" w:hAnsi="Times New Roman" w:eastAsia="宋体" w:cs="Times New Roman"/>
                <w:color w:val="auto"/>
                <w:kern w:val="0"/>
                <w:sz w:val="18"/>
                <w:szCs w:val="18"/>
                <w:highlight w:val="none"/>
                <w:vertAlign w:val="baseline"/>
                <w:woUserID w:val="1"/>
              </w:rPr>
              <w:pPrChange w:id="173" w:author="bjb" w:date="2026-04-02T11:16:13Z">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736" w:right="0"/>
                  <w:jc w:val="center"/>
                  <w:textAlignment w:val="baseline"/>
                </w:pPr>
              </w:pPrChange>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模型类型</w:t>
            </w:r>
          </w:p>
        </w:tc>
        <w:tc>
          <w:tcPr>
            <w:tcW w:w="1149" w:type="pct"/>
            <w:tcBorders>
              <w:top w:val="single" w:color="auto" w:sz="12" w:space="0"/>
              <w:left w:val="nil"/>
              <w:bottom w:val="single" w:color="auto" w:sz="4" w:space="0"/>
              <w:right w:val="nil"/>
            </w:tcBorders>
            <w:shd w:val="clear" w:color="auto" w:fill="auto"/>
            <w:vAlign w:val="top"/>
          </w:tcPr>
          <w:p w14:paraId="35B4FC7E">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767" w:right="0"/>
              <w:jc w:val="both"/>
              <w:textAlignment w:val="baseline"/>
              <w:rPr>
                <w:rFonts w:hint="default" w:ascii="Times New Roman" w:hAnsi="Times New Roman" w:eastAsia="宋体" w:cs="Times New Roman"/>
                <w:color w:val="auto"/>
                <w:kern w:val="0"/>
                <w:sz w:val="18"/>
                <w:szCs w:val="18"/>
                <w:highlight w:val="none"/>
                <w:vertAlign w:val="baseline"/>
                <w:woUserID w:val="1"/>
              </w:rPr>
              <w:pPrChange w:id="174" w:author="bjb" w:date="2026-04-02T11:16:13Z">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767" w:right="0"/>
                  <w:jc w:val="center"/>
                  <w:textAlignment w:val="baseline"/>
                </w:pPr>
              </w:pPrChange>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技术代表</w:t>
            </w:r>
          </w:p>
        </w:tc>
        <w:tc>
          <w:tcPr>
            <w:tcW w:w="1122" w:type="pct"/>
            <w:tcBorders>
              <w:top w:val="single" w:color="auto" w:sz="12" w:space="0"/>
              <w:left w:val="nil"/>
              <w:bottom w:val="single" w:color="auto" w:sz="4" w:space="0"/>
              <w:right w:val="nil"/>
            </w:tcBorders>
            <w:shd w:val="clear" w:color="auto" w:fill="auto"/>
            <w:vAlign w:val="top"/>
          </w:tcPr>
          <w:p w14:paraId="60A11AD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980" w:right="0"/>
              <w:jc w:val="both"/>
              <w:textAlignment w:val="baseline"/>
              <w:rPr>
                <w:rFonts w:hint="default" w:ascii="Times New Roman" w:hAnsi="Times New Roman" w:eastAsia="宋体" w:cs="Times New Roman"/>
                <w:color w:val="auto"/>
                <w:kern w:val="0"/>
                <w:sz w:val="18"/>
                <w:szCs w:val="18"/>
                <w:highlight w:val="none"/>
                <w:vertAlign w:val="baseline"/>
                <w:woUserID w:val="1"/>
              </w:rPr>
              <w:pPrChange w:id="175" w:author="bjb" w:date="2026-04-02T11:16:13Z">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3" w:beforeAutospacing="0" w:after="0" w:afterAutospacing="0" w:line="360" w:lineRule="auto"/>
                  <w:ind w:left="980" w:right="0"/>
                  <w:jc w:val="center"/>
                  <w:textAlignment w:val="baseline"/>
                </w:pPr>
              </w:pPrChange>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优势</w:t>
            </w:r>
          </w:p>
        </w:tc>
        <w:tc>
          <w:tcPr>
            <w:tcW w:w="1601" w:type="pct"/>
            <w:tcBorders>
              <w:top w:val="single" w:color="auto" w:sz="12" w:space="0"/>
              <w:left w:val="nil"/>
              <w:bottom w:val="single" w:color="auto" w:sz="4" w:space="0"/>
              <w:right w:val="nil"/>
            </w:tcBorders>
            <w:shd w:val="clear" w:color="auto" w:fill="auto"/>
            <w:vAlign w:val="top"/>
          </w:tcPr>
          <w:p w14:paraId="41778721">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4" w:beforeAutospacing="0" w:after="0" w:afterAutospacing="0" w:line="360" w:lineRule="auto"/>
              <w:ind w:left="904" w:right="0"/>
              <w:jc w:val="both"/>
              <w:textAlignment w:val="baseline"/>
              <w:rPr>
                <w:rFonts w:hint="default" w:ascii="Times New Roman" w:hAnsi="Times New Roman" w:eastAsia="宋体" w:cs="Times New Roman"/>
                <w:color w:val="auto"/>
                <w:kern w:val="0"/>
                <w:sz w:val="18"/>
                <w:szCs w:val="18"/>
                <w:highlight w:val="none"/>
                <w:vertAlign w:val="baseline"/>
                <w:woUserID w:val="1"/>
              </w:rPr>
              <w:pPrChange w:id="176" w:author="bjb" w:date="2026-04-02T11:16:13Z">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64" w:beforeAutospacing="0" w:after="0" w:afterAutospacing="0" w:line="360" w:lineRule="auto"/>
                  <w:ind w:left="904" w:right="0"/>
                  <w:jc w:val="center"/>
                  <w:textAlignment w:val="baseline"/>
                </w:pPr>
              </w:pPrChange>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六盘⽔适配缺陷</w:t>
            </w:r>
          </w:p>
        </w:tc>
      </w:tr>
      <w:tr w14:paraId="405AFCC5">
        <w:trPr>
          <w:trHeight w:val="567" w:hRule="atLeast"/>
        </w:trPr>
        <w:tc>
          <w:tcPr>
            <w:tcW w:w="1126" w:type="pct"/>
            <w:tcBorders>
              <w:top w:val="single" w:color="auto" w:sz="4" w:space="0"/>
              <w:left w:val="nil"/>
              <w:bottom w:val="nil"/>
              <w:right w:val="nil"/>
            </w:tcBorders>
            <w:shd w:val="clear" w:color="auto" w:fill="auto"/>
            <w:vAlign w:val="top"/>
          </w:tcPr>
          <w:p w14:paraId="1E7CE3FE">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5" w:beforeAutospacing="0" w:after="0" w:afterAutospacing="0" w:line="360" w:lineRule="auto"/>
              <w:ind w:left="19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传统统计模型</w:t>
            </w:r>
          </w:p>
        </w:tc>
        <w:tc>
          <w:tcPr>
            <w:tcW w:w="1149" w:type="pct"/>
            <w:tcBorders>
              <w:top w:val="single" w:color="auto" w:sz="4" w:space="0"/>
              <w:left w:val="nil"/>
              <w:bottom w:val="nil"/>
              <w:right w:val="nil"/>
            </w:tcBorders>
            <w:shd w:val="clear" w:color="auto" w:fill="auto"/>
            <w:vAlign w:val="top"/>
          </w:tcPr>
          <w:p w14:paraId="551F4986">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4" w:beforeAutospacing="0" w:after="0" w:afterAutospacing="0" w:line="360" w:lineRule="auto"/>
              <w:ind w:left="18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kern w:val="0"/>
                <w:sz w:val="18"/>
                <w:szCs w:val="18"/>
                <w:highlight w:val="none"/>
                <w:vertAlign w:val="baseline"/>
                <w:lang w:val="en-US" w:eastAsia="zh-CN" w:bidi="ar"/>
                <w:woUserID w:val="1"/>
              </w:rPr>
              <w:t>ARIMA、指数平滑</w:t>
            </w:r>
          </w:p>
        </w:tc>
        <w:tc>
          <w:tcPr>
            <w:tcW w:w="1122" w:type="pct"/>
            <w:tcBorders>
              <w:top w:val="single" w:color="auto" w:sz="4" w:space="0"/>
              <w:left w:val="nil"/>
              <w:bottom w:val="nil"/>
              <w:right w:val="nil"/>
            </w:tcBorders>
            <w:shd w:val="clear" w:color="auto" w:fill="auto"/>
            <w:vAlign w:val="top"/>
          </w:tcPr>
          <w:p w14:paraId="3A92E45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4" w:beforeAutospacing="0" w:after="0" w:afterAutospacing="0" w:line="360" w:lineRule="auto"/>
              <w:ind w:left="20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季节性波动建模强</w:t>
            </w:r>
          </w:p>
        </w:tc>
        <w:tc>
          <w:tcPr>
            <w:tcW w:w="1601" w:type="pct"/>
            <w:tcBorders>
              <w:top w:val="single" w:color="auto" w:sz="4" w:space="0"/>
              <w:left w:val="nil"/>
              <w:bottom w:val="nil"/>
              <w:right w:val="nil"/>
            </w:tcBorders>
            <w:shd w:val="clear" w:color="auto" w:fill="auto"/>
            <w:vAlign w:val="top"/>
          </w:tcPr>
          <w:p w14:paraId="458438F3">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5" w:beforeAutospacing="0" w:after="0" w:afterAutospacing="0" w:line="360" w:lineRule="auto"/>
              <w:ind w:left="208"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⽆法处理海拔突变客流</w:t>
            </w:r>
          </w:p>
        </w:tc>
      </w:tr>
      <w:tr w14:paraId="1ACBB6C2">
        <w:trPr>
          <w:trHeight w:val="552" w:hRule="atLeast"/>
        </w:trPr>
        <w:tc>
          <w:tcPr>
            <w:tcW w:w="1126" w:type="pct"/>
            <w:tcBorders>
              <w:top w:val="nil"/>
              <w:left w:val="nil"/>
              <w:bottom w:val="nil"/>
              <w:right w:val="nil"/>
            </w:tcBorders>
            <w:shd w:val="clear" w:color="auto" w:fill="auto"/>
            <w:vAlign w:val="top"/>
          </w:tcPr>
          <w:p w14:paraId="37B55656">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7" w:beforeAutospacing="0" w:after="0" w:afterAutospacing="0" w:line="360" w:lineRule="auto"/>
              <w:ind w:left="20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5"/>
                <w:kern w:val="0"/>
                <w:sz w:val="18"/>
                <w:szCs w:val="18"/>
                <w:highlight w:val="none"/>
                <w:vertAlign w:val="baseline"/>
                <w:lang w:val="en-US" w:eastAsia="zh-CN" w:bidi="ar"/>
                <w:woUserID w:val="1"/>
              </w:rPr>
              <w:t>单</w:t>
            </w:r>
            <w:del w:id="177" w:author="bjb" w:date="2026-04-02T11:16:22Z">
              <w:r>
                <w:rPr>
                  <w:rFonts w:hint="default" w:ascii="Times New Roman" w:hAnsi="Times New Roman" w:eastAsia="宋体" w:cs="Times New Roman"/>
                  <w:snapToGrid/>
                  <w:color w:val="auto"/>
                  <w:spacing w:val="-5"/>
                  <w:kern w:val="0"/>
                  <w:sz w:val="18"/>
                  <w:szCs w:val="18"/>
                  <w:highlight w:val="none"/>
                  <w:vertAlign w:val="baseline"/>
                  <w:lang w:val="en-US" w:eastAsia="zh-CN" w:bidi="ar"/>
                  <w:woUserID w:val="1"/>
                </w:rPr>
                <w:delText>—</w:delText>
              </w:r>
            </w:del>
            <w:ins w:id="178" w:author="bjb" w:date="2026-04-02T11:16:24Z">
              <w:r>
                <w:rPr>
                  <w:rFonts w:hint="eastAsia" w:ascii="Times New Roman" w:hAnsi="Times New Roman" w:eastAsia="宋体" w:cs="Times New Roman"/>
                  <w:snapToGrid/>
                  <w:color w:val="auto"/>
                  <w:spacing w:val="-5"/>
                  <w:kern w:val="0"/>
                  <w:sz w:val="18"/>
                  <w:szCs w:val="18"/>
                  <w:highlight w:val="none"/>
                  <w:vertAlign w:val="baseline"/>
                  <w:lang w:val="en-US" w:eastAsia="zh-CN" w:bidi="ar"/>
                  <w:woUserID w:val="1"/>
                </w:rPr>
                <w:t>一</w:t>
              </w:r>
            </w:ins>
            <w:r>
              <w:rPr>
                <w:rFonts w:hint="default" w:ascii="Times New Roman" w:hAnsi="Times New Roman" w:eastAsia="宋体" w:cs="Times New Roman"/>
                <w:snapToGrid/>
                <w:color w:val="auto"/>
                <w:spacing w:val="-5"/>
                <w:kern w:val="0"/>
                <w:sz w:val="18"/>
                <w:szCs w:val="18"/>
                <w:highlight w:val="none"/>
                <w:vertAlign w:val="baseline"/>
                <w:lang w:val="en-US" w:eastAsia="zh-CN" w:bidi="ar"/>
                <w:woUserID w:val="1"/>
              </w:rPr>
              <w:t>机器学习模型</w:t>
            </w:r>
          </w:p>
        </w:tc>
        <w:tc>
          <w:tcPr>
            <w:tcW w:w="1149" w:type="pct"/>
            <w:tcBorders>
              <w:top w:val="nil"/>
              <w:left w:val="nil"/>
              <w:bottom w:val="nil"/>
              <w:right w:val="nil"/>
            </w:tcBorders>
            <w:shd w:val="clear" w:color="auto" w:fill="auto"/>
            <w:vAlign w:val="top"/>
          </w:tcPr>
          <w:p w14:paraId="61502D5A">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82" w:beforeAutospacing="0" w:after="0" w:afterAutospacing="0" w:line="360" w:lineRule="auto"/>
              <w:ind w:left="20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LSTM、XGBoost</w:t>
            </w:r>
          </w:p>
        </w:tc>
        <w:tc>
          <w:tcPr>
            <w:tcW w:w="1122" w:type="pct"/>
            <w:tcBorders>
              <w:top w:val="nil"/>
              <w:left w:val="nil"/>
              <w:bottom w:val="nil"/>
              <w:right w:val="nil"/>
            </w:tcBorders>
            <w:shd w:val="clear" w:color="auto" w:fill="auto"/>
            <w:vAlign w:val="top"/>
          </w:tcPr>
          <w:p w14:paraId="5137FD7F">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8" w:beforeAutospacing="0" w:after="0" w:afterAutospacing="0" w:line="360" w:lineRule="auto"/>
              <w:ind w:left="20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⾮线性关系捕捉</w:t>
            </w:r>
          </w:p>
        </w:tc>
        <w:tc>
          <w:tcPr>
            <w:tcW w:w="1601" w:type="pct"/>
            <w:tcBorders>
              <w:top w:val="nil"/>
              <w:left w:val="nil"/>
              <w:bottom w:val="nil"/>
              <w:right w:val="nil"/>
            </w:tcBorders>
            <w:shd w:val="clear" w:color="auto" w:fill="auto"/>
            <w:vAlign w:val="top"/>
          </w:tcPr>
          <w:p w14:paraId="4653E52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09" w:beforeAutospacing="0" w:after="0" w:afterAutospacing="0" w:line="360" w:lineRule="auto"/>
              <w:ind w:left="211"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突发事件响应延迟&gt;30分钟</w:t>
            </w:r>
          </w:p>
        </w:tc>
      </w:tr>
      <w:tr w14:paraId="1E18B417">
        <w:trPr>
          <w:trHeight w:val="567" w:hRule="atLeast"/>
        </w:trPr>
        <w:tc>
          <w:tcPr>
            <w:tcW w:w="1126" w:type="pct"/>
            <w:tcBorders>
              <w:top w:val="nil"/>
              <w:left w:val="nil"/>
              <w:bottom w:val="nil"/>
              <w:right w:val="nil"/>
            </w:tcBorders>
            <w:shd w:val="clear" w:color="auto" w:fill="auto"/>
            <w:vAlign w:val="top"/>
          </w:tcPr>
          <w:p w14:paraId="1873A34A">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3"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混合架构</w:t>
            </w:r>
          </w:p>
        </w:tc>
        <w:tc>
          <w:tcPr>
            <w:tcW w:w="1149" w:type="pct"/>
            <w:tcBorders>
              <w:top w:val="nil"/>
              <w:left w:val="nil"/>
              <w:bottom w:val="nil"/>
              <w:right w:val="nil"/>
            </w:tcBorders>
            <w:shd w:val="clear" w:color="auto" w:fill="auto"/>
            <w:vAlign w:val="top"/>
          </w:tcPr>
          <w:p w14:paraId="54391E7D">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LSTM+图神经⽹络</w:t>
            </w:r>
          </w:p>
        </w:tc>
        <w:tc>
          <w:tcPr>
            <w:tcW w:w="1122" w:type="pct"/>
            <w:tcBorders>
              <w:top w:val="nil"/>
              <w:left w:val="nil"/>
              <w:bottom w:val="nil"/>
              <w:right w:val="nil"/>
            </w:tcBorders>
            <w:shd w:val="clear" w:color="auto" w:fill="auto"/>
            <w:vAlign w:val="top"/>
          </w:tcPr>
          <w:p w14:paraId="0BE58EE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13"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多源异构数据融合</w:t>
            </w:r>
          </w:p>
        </w:tc>
        <w:tc>
          <w:tcPr>
            <w:tcW w:w="1601" w:type="pct"/>
            <w:tcBorders>
              <w:top w:val="nil"/>
              <w:left w:val="nil"/>
              <w:bottom w:val="nil"/>
              <w:right w:val="nil"/>
            </w:tcBorders>
            <w:shd w:val="clear" w:color="auto" w:fill="auto"/>
            <w:vAlign w:val="top"/>
          </w:tcPr>
          <w:p w14:paraId="349A234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计算资源要求⾼</w:t>
            </w:r>
          </w:p>
        </w:tc>
      </w:tr>
      <w:tr w14:paraId="0E44A753">
        <w:trPr>
          <w:trHeight w:val="560" w:hRule="atLeast"/>
        </w:trPr>
        <w:tc>
          <w:tcPr>
            <w:tcW w:w="1126" w:type="pct"/>
            <w:tcBorders>
              <w:top w:val="nil"/>
              <w:left w:val="nil"/>
              <w:bottom w:val="single" w:color="auto" w:sz="12" w:space="0"/>
              <w:right w:val="nil"/>
            </w:tcBorders>
            <w:shd w:val="clear" w:color="auto" w:fill="auto"/>
            <w:vAlign w:val="top"/>
          </w:tcPr>
          <w:p w14:paraId="0810686A">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3" w:beforeAutospacing="0" w:after="0" w:afterAutospacing="0" w:line="360" w:lineRule="auto"/>
              <w:ind w:left="202"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政策驱动模型</w:t>
            </w:r>
          </w:p>
        </w:tc>
        <w:tc>
          <w:tcPr>
            <w:tcW w:w="1149" w:type="pct"/>
            <w:tcBorders>
              <w:top w:val="nil"/>
              <w:left w:val="nil"/>
              <w:bottom w:val="single" w:color="auto" w:sz="12" w:space="0"/>
              <w:right w:val="nil"/>
            </w:tcBorders>
            <w:shd w:val="clear" w:color="auto" w:fill="auto"/>
            <w:vAlign w:val="top"/>
          </w:tcPr>
          <w:p w14:paraId="483DF81D">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3" w:beforeAutospacing="0" w:after="0" w:afterAutospacing="0" w:line="360" w:lineRule="auto"/>
              <w:ind w:left="20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计量经济学+ML</w:t>
            </w:r>
          </w:p>
        </w:tc>
        <w:tc>
          <w:tcPr>
            <w:tcW w:w="1122" w:type="pct"/>
            <w:tcBorders>
              <w:top w:val="nil"/>
              <w:left w:val="nil"/>
              <w:bottom w:val="single" w:color="auto" w:sz="12" w:space="0"/>
              <w:right w:val="nil"/>
            </w:tcBorders>
            <w:shd w:val="clear" w:color="auto" w:fill="auto"/>
            <w:vAlign w:val="top"/>
          </w:tcPr>
          <w:p w14:paraId="4BB66E2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3" w:beforeAutospacing="0" w:after="0" w:afterAutospacing="0" w:line="360" w:lineRule="auto"/>
              <w:ind w:left="21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战略决策</w:t>
            </w:r>
            <w:del w:id="179" w:author="bjb" w:date="2026-04-02T11:22:30Z">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delText>⽀</w:delText>
              </w:r>
            </w:del>
            <w:ins w:id="180" w:author="bjb" w:date="2026-04-02T11:22:33Z">
              <w:r>
                <w:rPr>
                  <w:rFonts w:hint="eastAsia" w:ascii="Times New Roman" w:hAnsi="Times New Roman" w:eastAsia="宋体" w:cs="Times New Roman"/>
                  <w:snapToGrid/>
                  <w:color w:val="auto"/>
                  <w:spacing w:val="-4"/>
                  <w:kern w:val="0"/>
                  <w:sz w:val="18"/>
                  <w:szCs w:val="18"/>
                  <w:highlight w:val="none"/>
                  <w:vertAlign w:val="baseline"/>
                  <w:lang w:val="en-US" w:eastAsia="zh-CN" w:bidi="ar"/>
                  <w:woUserID w:val="1"/>
                </w:rPr>
                <w:t>支</w:t>
              </w:r>
            </w:ins>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持</w:t>
            </w:r>
          </w:p>
        </w:tc>
        <w:tc>
          <w:tcPr>
            <w:tcW w:w="1601" w:type="pct"/>
            <w:tcBorders>
              <w:top w:val="nil"/>
              <w:left w:val="nil"/>
              <w:bottom w:val="single" w:color="auto" w:sz="12" w:space="0"/>
              <w:right w:val="nil"/>
            </w:tcBorders>
            <w:shd w:val="clear" w:color="auto" w:fill="auto"/>
            <w:vAlign w:val="top"/>
          </w:tcPr>
          <w:p w14:paraId="708BEAF1">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4" w:beforeAutospacing="0" w:after="0" w:afterAutospacing="0" w:line="360" w:lineRule="auto"/>
              <w:ind w:left="21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实时性差（更新周期≥1天）</w:t>
            </w:r>
          </w:p>
        </w:tc>
      </w:tr>
    </w:tbl>
    <w:p w14:paraId="4F428404">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center"/>
        <w:textAlignment w:val="baseline"/>
        <w:outlineLvl w:val="0"/>
        <w:rPr>
          <w:rFonts w:hint="default" w:ascii="Times New Roman" w:hAnsi="Times New Roman" w:eastAsia="宋体" w:cs="Times New Roman"/>
          <w:b/>
          <w:bCs/>
          <w:color w:val="auto"/>
          <w:kern w:val="0"/>
          <w:sz w:val="18"/>
          <w:szCs w:val="18"/>
          <w:highlight w:val="none"/>
          <w:shd w:val="clear" w:fill="FFFFFF"/>
          <w:woUserID w:val="1"/>
        </w:rPr>
      </w:pPr>
    </w:p>
    <w:p w14:paraId="72453062">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center"/>
        <w:textAlignment w:val="baseline"/>
        <w:outlineLvl w:val="0"/>
        <w:rPr>
          <w:rFonts w:hint="default" w:ascii="Times New Roman" w:hAnsi="Times New Roman" w:eastAsia="宋体" w:cs="Times New Roman"/>
          <w:b/>
          <w:bCs/>
          <w:color w:val="auto"/>
          <w:kern w:val="0"/>
          <w:sz w:val="18"/>
          <w:szCs w:val="18"/>
          <w:highlight w:val="none"/>
          <w:shd w:val="clear" w:fill="FFFFFF"/>
          <w:woUserID w:val="1"/>
        </w:rPr>
      </w:pPr>
    </w:p>
    <w:p w14:paraId="1D8FB5CC">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firstLine="356" w:firstLineChars="200"/>
        <w:jc w:val="left"/>
        <w:textAlignment w:val="baseline"/>
        <w:outlineLvl w:val="0"/>
        <w:rPr>
          <w:rFonts w:hint="default" w:ascii="Times New Roman" w:hAnsi="Times New Roman" w:eastAsia="宋体" w:cs="Times New Roman"/>
          <w:i w:val="0"/>
          <w:iCs w:val="0"/>
          <w:caps w:val="0"/>
          <w:color w:val="auto"/>
          <w:spacing w:val="0"/>
          <w:sz w:val="18"/>
          <w:szCs w:val="18"/>
          <w:highlight w:val="yellow"/>
          <w:rPrChange w:id="181" w:author="bjb" w:date="2026-04-02T11:29:25Z">
            <w:rPr>
              <w:rFonts w:hint="default" w:ascii="Times New Roman" w:hAnsi="Times New Roman" w:eastAsia="宋体" w:cs="Times New Roman"/>
              <w:i w:val="0"/>
              <w:iCs w:val="0"/>
              <w:caps w:val="0"/>
              <w:color w:val="auto"/>
              <w:spacing w:val="0"/>
              <w:sz w:val="18"/>
              <w:szCs w:val="18"/>
              <w:highlight w:val="none"/>
            </w:rPr>
          </w:rPrChange>
        </w:rPr>
      </w:pPr>
      <w:r>
        <w:rPr>
          <w:rFonts w:hint="default" w:ascii="Times New Roman" w:hAnsi="Times New Roman" w:eastAsia="宋体" w:cs="Times New Roman"/>
          <w:snapToGrid/>
          <w:color w:val="auto"/>
          <w:spacing w:val="-1"/>
          <w:kern w:val="0"/>
          <w:sz w:val="18"/>
          <w:szCs w:val="18"/>
          <w:highlight w:val="none"/>
          <w:lang w:val="en-US" w:eastAsia="zh-CN" w:bidi="ar"/>
          <w:woUserID w:val="5"/>
        </w:rPr>
        <w:t>传统统计模型的技术代表有</w:t>
      </w:r>
      <w:r>
        <w:rPr>
          <w:rFonts w:hint="default" w:ascii="Times New Roman" w:hAnsi="Times New Roman" w:eastAsia="宋体" w:cs="Times New Roman"/>
          <w:snapToGrid/>
          <w:color w:val="auto"/>
          <w:kern w:val="0"/>
          <w:sz w:val="18"/>
          <w:szCs w:val="18"/>
          <w:highlight w:val="none"/>
          <w:lang w:val="en-US" w:eastAsia="zh-CN" w:bidi="ar"/>
          <w:woUserID w:val="5"/>
        </w:rPr>
        <w:t>ARIMA、指数平滑为技术代表，优势在于</w:t>
      </w:r>
      <w:r>
        <w:rPr>
          <w:rFonts w:hint="default" w:ascii="Times New Roman" w:hAnsi="Times New Roman" w:eastAsia="宋体" w:cs="Times New Roman"/>
          <w:snapToGrid/>
          <w:color w:val="auto"/>
          <w:spacing w:val="-2"/>
          <w:kern w:val="0"/>
          <w:sz w:val="18"/>
          <w:szCs w:val="18"/>
          <w:highlight w:val="none"/>
          <w:lang w:val="en-US" w:eastAsia="zh-CN" w:bidi="ar"/>
          <w:woUserID w:val="5"/>
        </w:rPr>
        <w:t>季节性波动建模强，面临着一些数据挑战</w:t>
      </w:r>
      <w:ins w:id="182" w:author="bjb" w:date="2026-04-02T10:46:17Z">
        <w:r>
          <w:rPr>
            <w:rFonts w:hint="eastAsia" w:ascii="Times New Roman" w:hAnsi="Times New Roman" w:eastAsia="宋体" w:cs="Times New Roman"/>
            <w:snapToGrid/>
            <w:color w:val="auto"/>
            <w:spacing w:val="-2"/>
            <w:kern w:val="0"/>
            <w:sz w:val="18"/>
            <w:szCs w:val="18"/>
            <w:highlight w:val="none"/>
            <w:lang w:val="en-US" w:eastAsia="zh-CN" w:bidi="ar"/>
            <w:woUserID w:val="5"/>
          </w:rPr>
          <w:t>，</w:t>
        </w:r>
      </w:ins>
      <w:del w:id="183" w:author="bjb" w:date="2026-04-02T10:46:17Z">
        <w:r>
          <w:rPr>
            <w:rFonts w:hint="default" w:ascii="Times New Roman" w:hAnsi="Times New Roman" w:eastAsia="宋体" w:cs="Times New Roman"/>
            <w:snapToGrid/>
            <w:color w:val="auto"/>
            <w:spacing w:val="-2"/>
            <w:kern w:val="0"/>
            <w:sz w:val="18"/>
            <w:szCs w:val="18"/>
            <w:highlight w:val="none"/>
            <w:lang w:val="en-US" w:eastAsia="zh-CN" w:bidi="ar"/>
            <w:woUserID w:val="5"/>
          </w:rPr>
          <w:delText>，就</w:delText>
        </w:r>
      </w:del>
      <w:r>
        <w:rPr>
          <w:rFonts w:hint="default" w:ascii="Times New Roman" w:hAnsi="Times New Roman" w:eastAsia="宋体" w:cs="Times New Roman"/>
          <w:snapToGrid/>
          <w:color w:val="auto"/>
          <w:spacing w:val="-2"/>
          <w:kern w:val="0"/>
          <w:sz w:val="18"/>
          <w:szCs w:val="18"/>
          <w:highlight w:val="none"/>
          <w:lang w:val="en-US" w:eastAsia="zh-CN" w:bidi="ar"/>
          <w:woUserID w:val="5"/>
        </w:rPr>
        <w:t>比如在不同的海拔</w:t>
      </w:r>
      <w:ins w:id="184" w:author="bjb" w:date="2026-04-02T11:25:10Z">
        <w:r>
          <w:rPr>
            <w:rFonts w:hint="eastAsia" w:ascii="Times New Roman" w:hAnsi="Times New Roman" w:eastAsia="宋体" w:cs="Times New Roman"/>
            <w:snapToGrid/>
            <w:color w:val="auto"/>
            <w:spacing w:val="-2"/>
            <w:kern w:val="0"/>
            <w:sz w:val="18"/>
            <w:szCs w:val="18"/>
            <w:highlight w:val="none"/>
            <w:lang w:val="en-US" w:eastAsia="zh-CN" w:bidi="ar"/>
            <w:woUserID w:val="5"/>
          </w:rPr>
          <w:t>应</w:t>
        </w:r>
      </w:ins>
      <w:r>
        <w:rPr>
          <w:rFonts w:hint="default" w:ascii="Times New Roman" w:hAnsi="Times New Roman" w:eastAsia="宋体" w:cs="Times New Roman"/>
          <w:snapToGrid/>
          <w:color w:val="auto"/>
          <w:spacing w:val="-2"/>
          <w:kern w:val="0"/>
          <w:sz w:val="18"/>
          <w:szCs w:val="18"/>
          <w:highlight w:val="none"/>
          <w:lang w:val="en-US" w:eastAsia="zh-CN" w:bidi="ar"/>
          <w:woUserID w:val="5"/>
        </w:rPr>
        <w:t>对突变客流能力弱</w:t>
      </w:r>
      <w:r>
        <w:rPr>
          <w:rFonts w:hint="default" w:ascii="Times New Roman" w:hAnsi="Times New Roman" w:eastAsia="宋体" w:cs="Times New Roman"/>
          <w:snapToGrid/>
          <w:color w:val="auto"/>
          <w:spacing w:val="-1"/>
          <w:kern w:val="0"/>
          <w:sz w:val="18"/>
          <w:szCs w:val="18"/>
          <w:highlight w:val="none"/>
          <w:lang w:val="en-US" w:eastAsia="zh-CN" w:bidi="ar"/>
          <w:woUserID w:val="5"/>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在海拔高的地区网络会随着海拔的升高而衰减（</w:t>
      </w:r>
      <w:r>
        <w:rPr>
          <w:rFonts w:hint="default" w:ascii="Times New Roman" w:hAnsi="Times New Roman" w:eastAsia="宋体" w:cs="Times New Roman"/>
          <w:b w:val="0"/>
          <w:bCs w:val="0"/>
          <w:i w:val="0"/>
          <w:iCs w:val="0"/>
          <w:caps w:val="0"/>
          <w:color w:val="auto"/>
          <w:spacing w:val="0"/>
          <w:sz w:val="18"/>
          <w:szCs w:val="18"/>
          <w:highlight w:val="none"/>
          <w:shd w:val="clear" w:fill="FFFFFF"/>
        </w:rPr>
        <w:t>如玉舍森林公园 IoT 丢包率 17%</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）从而导致输入数据的丢失（</w:t>
      </w:r>
      <w:r>
        <w:rPr>
          <w:rFonts w:hint="default" w:ascii="Times New Roman" w:hAnsi="Times New Roman" w:eastAsia="宋体" w:cs="Times New Roman"/>
          <w:b w:val="0"/>
          <w:bCs w:val="0"/>
          <w:i w:val="0"/>
          <w:iCs w:val="0"/>
          <w:caps w:val="0"/>
          <w:color w:val="auto"/>
          <w:spacing w:val="0"/>
          <w:sz w:val="18"/>
          <w:szCs w:val="18"/>
          <w:highlight w:val="none"/>
          <w:shd w:val="clear" w:fill="FFFFFF"/>
        </w:rPr>
        <w:t>如乌蒙火把节预测误差达 34.4%）</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snapToGrid/>
          <w:color w:val="auto"/>
          <w:spacing w:val="-5"/>
          <w:kern w:val="0"/>
          <w:sz w:val="18"/>
          <w:szCs w:val="18"/>
          <w:highlight w:val="none"/>
          <w:lang w:val="en-US" w:eastAsia="zh-CN" w:bidi="ar"/>
          <w:woUserID w:val="5"/>
        </w:rPr>
        <w:t>单</w:t>
      </w:r>
      <w:del w:id="185" w:author="bjb" w:date="2026-04-02T11:25:29Z">
        <w:r>
          <w:rPr>
            <w:rFonts w:hint="default" w:ascii="Times New Roman" w:hAnsi="Times New Roman" w:eastAsia="宋体" w:cs="Times New Roman"/>
            <w:snapToGrid/>
            <w:color w:val="auto"/>
            <w:spacing w:val="-5"/>
            <w:kern w:val="0"/>
            <w:sz w:val="18"/>
            <w:szCs w:val="18"/>
            <w:highlight w:val="none"/>
            <w:lang w:val="en-US" w:eastAsia="zh-CN" w:bidi="ar"/>
            <w:woUserID w:val="5"/>
          </w:rPr>
          <w:delText>—</w:delText>
        </w:r>
      </w:del>
      <w:ins w:id="186" w:author="bjb" w:date="2026-04-02T11:25:30Z">
        <w:r>
          <w:rPr>
            <w:rFonts w:hint="eastAsia" w:ascii="Times New Roman" w:hAnsi="Times New Roman" w:eastAsia="宋体" w:cs="Times New Roman"/>
            <w:snapToGrid/>
            <w:color w:val="auto"/>
            <w:spacing w:val="-5"/>
            <w:kern w:val="0"/>
            <w:sz w:val="18"/>
            <w:szCs w:val="18"/>
            <w:highlight w:val="none"/>
            <w:lang w:val="en-US" w:eastAsia="zh-CN" w:bidi="ar"/>
            <w:woUserID w:val="5"/>
          </w:rPr>
          <w:t>一</w:t>
        </w:r>
      </w:ins>
      <w:r>
        <w:rPr>
          <w:rFonts w:hint="default" w:ascii="Times New Roman" w:hAnsi="Times New Roman" w:eastAsia="宋体" w:cs="Times New Roman"/>
          <w:snapToGrid/>
          <w:color w:val="auto"/>
          <w:spacing w:val="-5"/>
          <w:kern w:val="0"/>
          <w:sz w:val="18"/>
          <w:szCs w:val="18"/>
          <w:highlight w:val="none"/>
          <w:lang w:val="en-US" w:eastAsia="zh-CN" w:bidi="ar"/>
          <w:woUserID w:val="5"/>
        </w:rPr>
        <w:t>机器学习模型以</w:t>
      </w:r>
      <w:r>
        <w:rPr>
          <w:rFonts w:hint="default" w:ascii="Times New Roman" w:hAnsi="Times New Roman" w:eastAsia="宋体" w:cs="Times New Roman"/>
          <w:snapToGrid/>
          <w:color w:val="auto"/>
          <w:spacing w:val="-2"/>
          <w:kern w:val="0"/>
          <w:sz w:val="18"/>
          <w:szCs w:val="18"/>
          <w:highlight w:val="none"/>
          <w:lang w:val="en-US" w:eastAsia="zh-CN" w:bidi="ar"/>
          <w:woUserID w:val="5"/>
        </w:rPr>
        <w:t>LSTM、XGBoost为技术代表，能够捕捉⾮线性关系，却无法快速处理突发事件，</w:t>
      </w: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比如</w:t>
      </w:r>
      <w:del w:id="187" w:author="bjb" w:date="2026-04-02T11:26:04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传统</w:delText>
        </w:r>
      </w:del>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模型对节庆、极端天气等</w:t>
      </w:r>
      <w:r>
        <w:rPr>
          <w:rFonts w:hint="default" w:ascii="Times New Roman" w:hAnsi="Times New Roman" w:eastAsia="宋体" w:cs="Times New Roman"/>
          <w:b w:val="0"/>
          <w:bCs w:val="0"/>
          <w:i w:val="0"/>
          <w:iCs w:val="0"/>
          <w:caps w:val="0"/>
          <w:color w:val="auto"/>
          <w:spacing w:val="0"/>
          <w:sz w:val="18"/>
          <w:szCs w:val="18"/>
          <w:highlight w:val="none"/>
          <w:shd w:val="clear" w:fill="FFFFFF"/>
        </w:rPr>
        <w:t>突发事件响应滞后</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导致预测结果严重偏离实际（如四姑娘山雨季误差 32%）</w:t>
      </w:r>
      <w:r>
        <w:rPr>
          <w:rFonts w:hint="default" w:ascii="Times New Roman" w:hAnsi="Times New Roman" w:eastAsia="宋体" w:cs="Times New Roman"/>
          <w:snapToGrid/>
          <w:color w:val="auto"/>
          <w:spacing w:val="-2"/>
          <w:kern w:val="0"/>
          <w:sz w:val="18"/>
          <w:szCs w:val="18"/>
          <w:highlight w:val="none"/>
          <w:lang w:val="en-US" w:eastAsia="zh-CN" w:bidi="ar"/>
          <w:woUserID w:val="5"/>
        </w:rPr>
        <w:t>；</w:t>
      </w:r>
      <w:r>
        <w:rPr>
          <w:rFonts w:hint="default" w:ascii="Times New Roman" w:hAnsi="Times New Roman" w:eastAsia="宋体" w:cs="Times New Roman"/>
          <w:snapToGrid/>
          <w:color w:val="auto"/>
          <w:spacing w:val="-2"/>
          <w:kern w:val="0"/>
          <w:sz w:val="18"/>
          <w:szCs w:val="18"/>
          <w:highlight w:val="none"/>
          <w:lang w:val="en-US" w:eastAsia="zh" w:bidi="ar"/>
          <w:woUserID w:val="4"/>
        </w:rPr>
        <w:t>四姑娘山案例的高海拔特性与六盘水存在共性，但四姑娘山以徒步客流为主，而六盘水包含节庆、康养等多元客流。</w:t>
      </w:r>
      <w:r>
        <w:rPr>
          <w:rFonts w:hint="default" w:ascii="Times New Roman" w:hAnsi="Times New Roman" w:eastAsia="宋体" w:cs="Times New Roman"/>
          <w:snapToGrid/>
          <w:color w:val="auto"/>
          <w:spacing w:val="-3"/>
          <w:kern w:val="0"/>
          <w:sz w:val="18"/>
          <w:szCs w:val="18"/>
          <w:highlight w:val="none"/>
          <w:lang w:val="en-US" w:eastAsia="zh-CN" w:bidi="ar"/>
          <w:woUserID w:val="5"/>
        </w:rPr>
        <w:t>混合架构采用</w:t>
      </w:r>
      <w:r>
        <w:rPr>
          <w:rFonts w:hint="default" w:ascii="Times New Roman" w:hAnsi="Times New Roman" w:eastAsia="宋体" w:cs="Times New Roman"/>
          <w:snapToGrid/>
          <w:color w:val="auto"/>
          <w:spacing w:val="-2"/>
          <w:kern w:val="0"/>
          <w:sz w:val="18"/>
          <w:szCs w:val="18"/>
          <w:highlight w:val="none"/>
          <w:lang w:val="en-US" w:eastAsia="zh-CN" w:bidi="ar"/>
          <w:woUserID w:val="5"/>
        </w:rPr>
        <w:t>LSTM+图神经⽹络为技术代表，与数据壁垒存在</w:t>
      </w:r>
      <w:ins w:id="188" w:author="bjb" w:date="2026-04-02T10:46:19Z">
        <w:r>
          <w:rPr>
            <w:rFonts w:hint="eastAsia" w:ascii="Times New Roman" w:hAnsi="Times New Roman" w:eastAsia="宋体" w:cs="Times New Roman"/>
            <w:snapToGrid/>
            <w:color w:val="auto"/>
            <w:spacing w:val="-2"/>
            <w:kern w:val="0"/>
            <w:sz w:val="18"/>
            <w:szCs w:val="18"/>
            <w:highlight w:val="none"/>
            <w:lang w:val="en-US" w:eastAsia="zh-CN" w:bidi="ar"/>
            <w:woUserID w:val="5"/>
          </w:rPr>
          <w:t>着</w:t>
        </w:r>
      </w:ins>
      <w:del w:id="189" w:author="bjb" w:date="2026-04-02T10:46:19Z">
        <w:r>
          <w:rPr>
            <w:rFonts w:hint="default" w:ascii="Times New Roman" w:hAnsi="Times New Roman" w:eastAsia="宋体" w:cs="Times New Roman"/>
            <w:snapToGrid/>
            <w:color w:val="auto"/>
            <w:spacing w:val="-2"/>
            <w:kern w:val="0"/>
            <w:sz w:val="18"/>
            <w:szCs w:val="18"/>
            <w:highlight w:val="none"/>
            <w:lang w:val="en-US" w:eastAsia="zh-CN" w:bidi="ar"/>
            <w:woUserID w:val="5"/>
          </w:rPr>
          <w:delText>者</w:delText>
        </w:r>
      </w:del>
      <w:r>
        <w:rPr>
          <w:rFonts w:hint="default" w:ascii="Times New Roman" w:hAnsi="Times New Roman" w:eastAsia="宋体" w:cs="Times New Roman"/>
          <w:snapToGrid/>
          <w:color w:val="auto"/>
          <w:spacing w:val="-2"/>
          <w:kern w:val="0"/>
          <w:sz w:val="18"/>
          <w:szCs w:val="18"/>
          <w:highlight w:val="none"/>
          <w:lang w:val="en-US" w:eastAsia="zh-CN" w:bidi="ar"/>
          <w:woUserID w:val="5"/>
        </w:rPr>
        <w:t>密切关系，能够融合多个</w:t>
      </w:r>
      <w:r>
        <w:rPr>
          <w:rFonts w:hint="default" w:ascii="Times New Roman" w:hAnsi="Times New Roman" w:eastAsia="宋体" w:cs="Times New Roman"/>
          <w:snapToGrid/>
          <w:color w:val="auto"/>
          <w:spacing w:val="-3"/>
          <w:kern w:val="0"/>
          <w:sz w:val="18"/>
          <w:szCs w:val="18"/>
          <w:highlight w:val="none"/>
          <w:lang w:val="en-US" w:eastAsia="zh-CN" w:bidi="ar"/>
          <w:woUserID w:val="5"/>
        </w:rPr>
        <w:t>异构数据，虽然解决了</w:t>
      </w: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政务数据割裂</w:t>
      </w:r>
      <w:ins w:id="190" w:author="bjb" w:date="2026-04-02T11:26:41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问题</w:t>
        </w:r>
      </w:ins>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w:t>
      </w:r>
      <w:r>
        <w:rPr>
          <w:rFonts w:hint="default" w:ascii="Times New Roman" w:hAnsi="Times New Roman" w:eastAsia="宋体" w:cs="Times New Roman"/>
          <w:snapToGrid/>
          <w:color w:val="auto"/>
          <w:spacing w:val="-3"/>
          <w:kern w:val="0"/>
          <w:sz w:val="18"/>
          <w:szCs w:val="18"/>
          <w:highlight w:val="none"/>
          <w:lang w:val="en-US" w:eastAsia="zh-CN" w:bidi="ar"/>
          <w:woUserID w:val="5"/>
        </w:rPr>
        <w:t>但是计算</w:t>
      </w:r>
      <w:r>
        <w:rPr>
          <w:rFonts w:hint="default" w:ascii="Times New Roman" w:hAnsi="Times New Roman" w:eastAsia="宋体" w:cs="Times New Roman"/>
          <w:snapToGrid/>
          <w:color w:val="auto"/>
          <w:spacing w:val="-2"/>
          <w:kern w:val="0"/>
          <w:sz w:val="18"/>
          <w:szCs w:val="18"/>
          <w:highlight w:val="none"/>
          <w:lang w:val="en-US" w:eastAsia="zh-CN" w:bidi="ar"/>
          <w:woUserID w:val="5"/>
        </w:rPr>
        <w:t>资源要求比较⾼，</w:t>
      </w: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需要</w:t>
      </w:r>
      <w:r>
        <w:rPr>
          <w:rFonts w:hint="default" w:ascii="Times New Roman" w:hAnsi="Times New Roman" w:eastAsia="宋体" w:cs="Times New Roman"/>
          <w:b w:val="0"/>
          <w:bCs w:val="0"/>
          <w:i w:val="0"/>
          <w:iCs w:val="0"/>
          <w:caps w:val="0"/>
          <w:color w:val="auto"/>
          <w:spacing w:val="0"/>
          <w:sz w:val="18"/>
          <w:szCs w:val="18"/>
          <w:highlight w:val="none"/>
          <w:shd w:val="clear" w:fill="FFFFFF"/>
        </w:rPr>
        <w:t>跨</w:t>
      </w:r>
      <w:del w:id="191" w:author="bjb" w:date="2026-04-02T11:27:1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 xml:space="preserve"> </w:delText>
        </w:r>
      </w:del>
      <w:ins w:id="192" w:author="bjb" w:date="2026-04-02T11:27:1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多</w:t>
        </w:r>
      </w:ins>
      <w:del w:id="193" w:author="bjb" w:date="2026-04-02T11:27:10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rPr>
          <w:delText xml:space="preserve">6 </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个接口</w:t>
      </w:r>
      <w:del w:id="194" w:author="bjb" w:date="2026-04-02T11:27:06Z">
        <w:r>
          <w:rPr>
            <w:rFonts w:hint="default" w:ascii="Times New Roman" w:hAnsi="Times New Roman" w:eastAsia="宋体" w:cs="Times New Roman"/>
            <w:b w:val="0"/>
            <w:bCs w:val="0"/>
            <w:i w:val="0"/>
            <w:iCs w:val="0"/>
            <w:caps w:val="0"/>
            <w:color w:val="auto"/>
            <w:spacing w:val="0"/>
            <w:sz w:val="18"/>
            <w:szCs w:val="18"/>
            <w:highlight w:val="none"/>
            <w:shd w:val="clear" w:fill="FFFFFF"/>
          </w:rPr>
          <w:delText>获取</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才能获取到数据，因此延迟</w:t>
      </w:r>
      <w:del w:id="195" w:author="bjb" w:date="2026-04-02T11:27:3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超过了15分钟</w:delText>
        </w:r>
      </w:del>
      <w:ins w:id="196" w:author="bjb" w:date="2026-04-02T11:27:3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较为</w:t>
        </w:r>
      </w:ins>
      <w:ins w:id="197" w:author="bjb" w:date="2026-04-02T11:27:42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严重</w:t>
        </w:r>
      </w:ins>
      <w:r>
        <w:rPr>
          <w:rFonts w:hint="default" w:ascii="Times New Roman" w:hAnsi="Times New Roman" w:eastAsia="宋体" w:cs="Times New Roman"/>
          <w:snapToGrid/>
          <w:color w:val="auto"/>
          <w:spacing w:val="-2"/>
          <w:kern w:val="0"/>
          <w:sz w:val="18"/>
          <w:szCs w:val="18"/>
          <w:highlight w:val="none"/>
          <w:lang w:val="en-US" w:eastAsia="zh-CN" w:bidi="ar"/>
          <w:woUserID w:val="5"/>
        </w:rPr>
        <w:t>；</w:t>
      </w:r>
      <w:r>
        <w:rPr>
          <w:rFonts w:hint="default" w:ascii="Times New Roman" w:hAnsi="Times New Roman" w:eastAsia="宋体" w:cs="Times New Roman"/>
          <w:snapToGrid/>
          <w:color w:val="auto"/>
          <w:spacing w:val="-2"/>
          <w:kern w:val="0"/>
          <w:sz w:val="18"/>
          <w:szCs w:val="18"/>
          <w:highlight w:val="none"/>
          <w:lang w:val="en-US" w:eastAsia="zh-CN" w:bidi="ar"/>
          <w:rPrChange w:id="198"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政策驱动模型结合计量经济学与ML</w:t>
      </w:r>
      <w:del w:id="199" w:author="bjb" w:date="2026-04-02T11:28:05Z">
        <w:r>
          <w:rPr>
            <w:rFonts w:hint="default" w:ascii="Times New Roman" w:hAnsi="Times New Roman" w:eastAsia="宋体" w:cs="Times New Roman"/>
            <w:snapToGrid/>
            <w:color w:val="auto"/>
            <w:spacing w:val="-2"/>
            <w:kern w:val="0"/>
            <w:sz w:val="18"/>
            <w:szCs w:val="18"/>
            <w:highlight w:val="none"/>
            <w:lang w:val="en-US" w:eastAsia="zh-CN" w:bidi="ar"/>
            <w:rPrChange w:id="200"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delText>，</w:delText>
        </w:r>
      </w:del>
      <w:r>
        <w:rPr>
          <w:rFonts w:hint="default" w:ascii="Times New Roman" w:hAnsi="Times New Roman" w:eastAsia="宋体" w:cs="Times New Roman"/>
          <w:snapToGrid/>
          <w:color w:val="auto"/>
          <w:spacing w:val="-2"/>
          <w:kern w:val="0"/>
          <w:sz w:val="18"/>
          <w:szCs w:val="18"/>
          <w:highlight w:val="none"/>
          <w:lang w:val="en-US" w:eastAsia="zh-CN" w:bidi="ar"/>
          <w:rPrChange w:id="201"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得到</w:t>
      </w:r>
      <w:r>
        <w:rPr>
          <w:rFonts w:hint="default" w:ascii="Times New Roman" w:hAnsi="Times New Roman" w:eastAsia="宋体" w:cs="Times New Roman"/>
          <w:snapToGrid/>
          <w:color w:val="auto"/>
          <w:spacing w:val="-4"/>
          <w:kern w:val="0"/>
          <w:sz w:val="18"/>
          <w:szCs w:val="18"/>
          <w:highlight w:val="none"/>
          <w:lang w:val="en-US" w:eastAsia="zh-CN" w:bidi="ar"/>
          <w:rPrChange w:id="202" w:author="bjb" w:date="2026-04-02T12:33:57Z">
            <w:rPr>
              <w:rFonts w:hint="default" w:ascii="Times New Roman" w:hAnsi="Times New Roman" w:eastAsia="宋体" w:cs="Times New Roman"/>
              <w:snapToGrid/>
              <w:color w:val="auto"/>
              <w:spacing w:val="-4"/>
              <w:kern w:val="0"/>
              <w:sz w:val="18"/>
              <w:szCs w:val="18"/>
              <w:highlight w:val="none"/>
              <w:lang w:val="en-US" w:eastAsia="zh-CN" w:bidi="ar"/>
              <w:woUserID w:val="5"/>
            </w:rPr>
          </w:rPrChange>
          <w:woUserID w:val="5"/>
        </w:rPr>
        <w:t>战略决策的⽀持，</w:t>
      </w:r>
      <w:del w:id="203" w:author="bjb" w:date="2026-04-02T11:28:10Z">
        <w:r>
          <w:rPr>
            <w:rFonts w:hint="default" w:ascii="Times New Roman" w:hAnsi="Times New Roman" w:eastAsia="宋体" w:cs="Times New Roman"/>
            <w:snapToGrid/>
            <w:color w:val="auto"/>
            <w:spacing w:val="-4"/>
            <w:kern w:val="0"/>
            <w:sz w:val="18"/>
            <w:szCs w:val="18"/>
            <w:highlight w:val="none"/>
            <w:lang w:val="en-US" w:eastAsia="zh-CN" w:bidi="ar"/>
            <w:rPrChange w:id="204" w:author="bjb" w:date="2026-04-02T12:33:57Z">
              <w:rPr>
                <w:rFonts w:hint="default" w:ascii="Times New Roman" w:hAnsi="Times New Roman" w:eastAsia="宋体" w:cs="Times New Roman"/>
                <w:snapToGrid/>
                <w:color w:val="auto"/>
                <w:spacing w:val="-4"/>
                <w:kern w:val="0"/>
                <w:sz w:val="18"/>
                <w:szCs w:val="18"/>
                <w:highlight w:val="none"/>
                <w:lang w:val="en-US" w:eastAsia="zh-CN" w:bidi="ar"/>
                <w:woUserID w:val="5"/>
              </w:rPr>
            </w:rPrChange>
            <w:woUserID w:val="5"/>
          </w:rPr>
          <w:delText>就是</w:delText>
        </w:r>
      </w:del>
      <w:ins w:id="205" w:author="bjb" w:date="2026-04-02T11:28:11Z">
        <w:r>
          <w:rPr>
            <w:rFonts w:hint="eastAsia" w:ascii="Times New Roman" w:hAnsi="Times New Roman" w:eastAsia="宋体" w:cs="Times New Roman"/>
            <w:snapToGrid/>
            <w:color w:val="auto"/>
            <w:spacing w:val="-4"/>
            <w:kern w:val="0"/>
            <w:sz w:val="18"/>
            <w:szCs w:val="18"/>
            <w:highlight w:val="none"/>
            <w:lang w:val="en-US" w:eastAsia="zh-CN" w:bidi="ar"/>
            <w:rPrChange w:id="206" w:author="bjb" w:date="2026-04-02T12:33:57Z">
              <w:rPr>
                <w:rFonts w:hint="eastAsia" w:ascii="Times New Roman" w:hAnsi="Times New Roman" w:eastAsia="宋体" w:cs="Times New Roman"/>
                <w:snapToGrid/>
                <w:color w:val="auto"/>
                <w:spacing w:val="-4"/>
                <w:kern w:val="0"/>
                <w:sz w:val="18"/>
                <w:szCs w:val="18"/>
                <w:highlight w:val="none"/>
                <w:lang w:val="en-US" w:eastAsia="zh-CN" w:bidi="ar"/>
                <w:woUserID w:val="5"/>
              </w:rPr>
            </w:rPrChange>
            <w:woUserID w:val="5"/>
          </w:rPr>
          <w:t>但</w:t>
        </w:r>
      </w:ins>
      <w:r>
        <w:rPr>
          <w:rFonts w:hint="default" w:ascii="Times New Roman" w:hAnsi="Times New Roman" w:eastAsia="宋体" w:cs="Times New Roman"/>
          <w:snapToGrid/>
          <w:color w:val="auto"/>
          <w:spacing w:val="-2"/>
          <w:kern w:val="0"/>
          <w:sz w:val="18"/>
          <w:szCs w:val="18"/>
          <w:highlight w:val="none"/>
          <w:lang w:val="en-US" w:eastAsia="zh-CN" w:bidi="ar"/>
          <w:rPrChange w:id="207"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实时性差，更新周期需要1天以上，</w:t>
      </w:r>
      <w:ins w:id="208" w:author="bjb" w:date="2026-04-02T12:33:42Z">
        <w:r>
          <w:rPr>
            <w:rFonts w:hint="eastAsia" w:ascii="Times New Roman" w:hAnsi="Times New Roman" w:eastAsia="宋体" w:cs="Times New Roman"/>
            <w:snapToGrid/>
            <w:color w:val="auto"/>
            <w:spacing w:val="-2"/>
            <w:kern w:val="0"/>
            <w:sz w:val="18"/>
            <w:szCs w:val="18"/>
            <w:highlight w:val="none"/>
            <w:lang w:val="en-US" w:eastAsia="zh-CN" w:bidi="ar"/>
            <w:rPrChange w:id="209" w:author="bjb" w:date="2026-04-02T12:33:57Z">
              <w:rPr>
                <w:rFonts w:hint="eastAsia" w:ascii="Times New Roman" w:hAnsi="Times New Roman" w:eastAsia="宋体" w:cs="Times New Roman"/>
                <w:snapToGrid/>
                <w:color w:val="auto"/>
                <w:spacing w:val="-2"/>
                <w:kern w:val="0"/>
                <w:sz w:val="18"/>
                <w:szCs w:val="18"/>
                <w:highlight w:val="yellow"/>
                <w:lang w:val="en-US" w:eastAsia="zh-CN" w:bidi="ar"/>
                <w:woUserID w:val="5"/>
              </w:rPr>
            </w:rPrChange>
            <w:woUserID w:val="5"/>
          </w:rPr>
          <w:t>同时</w:t>
        </w:r>
      </w:ins>
      <w:r>
        <w:rPr>
          <w:rFonts w:hint="default" w:ascii="Times New Roman" w:hAnsi="Times New Roman" w:eastAsia="宋体" w:cs="Times New Roman"/>
          <w:snapToGrid/>
          <w:color w:val="auto"/>
          <w:spacing w:val="-2"/>
          <w:kern w:val="0"/>
          <w:sz w:val="18"/>
          <w:szCs w:val="18"/>
          <w:highlight w:val="none"/>
          <w:lang w:val="en-US" w:eastAsia="zh-CN" w:bidi="ar"/>
          <w:rPrChange w:id="210"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在隐私合规与</w:t>
      </w:r>
      <w:ins w:id="211" w:author="bjb" w:date="2026-04-02T10:46:21Z">
        <w:r>
          <w:rPr>
            <w:rFonts w:hint="eastAsia" w:ascii="Times New Roman" w:hAnsi="Times New Roman" w:eastAsia="宋体" w:cs="Times New Roman"/>
            <w:snapToGrid/>
            <w:color w:val="auto"/>
            <w:spacing w:val="-2"/>
            <w:kern w:val="0"/>
            <w:sz w:val="18"/>
            <w:szCs w:val="18"/>
            <w:highlight w:val="none"/>
            <w:lang w:val="en-US" w:eastAsia="zh-CN" w:bidi="ar"/>
            <w:rPrChange w:id="212" w:author="bjb" w:date="2026-04-02T12:33:57Z">
              <w:rPr>
                <w:rFonts w:hint="eastAsia" w:ascii="Times New Roman" w:hAnsi="Times New Roman" w:eastAsia="宋体" w:cs="Times New Roman"/>
                <w:snapToGrid/>
                <w:color w:val="auto"/>
                <w:spacing w:val="-2"/>
                <w:kern w:val="0"/>
                <w:sz w:val="18"/>
                <w:szCs w:val="18"/>
                <w:highlight w:val="none"/>
                <w:lang w:val="en-US" w:eastAsia="zh-CN" w:bidi="ar"/>
                <w:woUserID w:val="5"/>
              </w:rPr>
            </w:rPrChange>
            <w:woUserID w:val="5"/>
          </w:rPr>
          <w:t>数据</w:t>
        </w:r>
      </w:ins>
      <w:del w:id="213" w:author="bjb" w:date="2026-04-02T10:46:21Z">
        <w:r>
          <w:rPr>
            <w:rFonts w:hint="default" w:ascii="Times New Roman" w:hAnsi="Times New Roman" w:eastAsia="宋体" w:cs="Times New Roman"/>
            <w:snapToGrid/>
            <w:color w:val="auto"/>
            <w:spacing w:val="-2"/>
            <w:kern w:val="0"/>
            <w:sz w:val="18"/>
            <w:szCs w:val="18"/>
            <w:highlight w:val="none"/>
            <w:lang w:val="en-US" w:eastAsia="zh-CN" w:bidi="ar"/>
            <w:rPrChange w:id="214"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delText>数据数据</w:delText>
        </w:r>
      </w:del>
      <w:r>
        <w:rPr>
          <w:rFonts w:hint="default" w:ascii="Times New Roman" w:hAnsi="Times New Roman" w:eastAsia="宋体" w:cs="Times New Roman"/>
          <w:snapToGrid/>
          <w:color w:val="auto"/>
          <w:spacing w:val="-2"/>
          <w:kern w:val="0"/>
          <w:sz w:val="18"/>
          <w:szCs w:val="18"/>
          <w:highlight w:val="none"/>
          <w:lang w:val="en-US" w:eastAsia="zh-CN" w:bidi="ar"/>
          <w:rPrChange w:id="215"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效用</w:t>
      </w:r>
      <w:ins w:id="216" w:author="bjb" w:date="2026-04-02T11:28:22Z">
        <w:r>
          <w:rPr>
            <w:rFonts w:hint="eastAsia" w:ascii="Times New Roman" w:hAnsi="Times New Roman" w:eastAsia="宋体" w:cs="Times New Roman"/>
            <w:snapToGrid/>
            <w:color w:val="auto"/>
            <w:spacing w:val="-2"/>
            <w:kern w:val="0"/>
            <w:sz w:val="18"/>
            <w:szCs w:val="18"/>
            <w:highlight w:val="none"/>
            <w:lang w:val="en-US" w:eastAsia="zh-CN" w:bidi="ar"/>
            <w:rPrChange w:id="217" w:author="bjb" w:date="2026-04-02T12:33:57Z">
              <w:rPr>
                <w:rFonts w:hint="eastAsia" w:ascii="Times New Roman" w:hAnsi="Times New Roman" w:eastAsia="宋体" w:cs="Times New Roman"/>
                <w:snapToGrid/>
                <w:color w:val="auto"/>
                <w:spacing w:val="-2"/>
                <w:kern w:val="0"/>
                <w:sz w:val="18"/>
                <w:szCs w:val="18"/>
                <w:highlight w:val="none"/>
                <w:lang w:val="en-US" w:eastAsia="zh-CN" w:bidi="ar"/>
                <w:woUserID w:val="5"/>
              </w:rPr>
            </w:rPrChange>
            <w:woUserID w:val="5"/>
          </w:rPr>
          <w:t>方面</w:t>
        </w:r>
      </w:ins>
      <w:r>
        <w:rPr>
          <w:rFonts w:hint="default" w:ascii="Times New Roman" w:hAnsi="Times New Roman" w:eastAsia="宋体" w:cs="Times New Roman"/>
          <w:snapToGrid/>
          <w:color w:val="auto"/>
          <w:spacing w:val="-2"/>
          <w:kern w:val="0"/>
          <w:sz w:val="18"/>
          <w:szCs w:val="18"/>
          <w:highlight w:val="none"/>
          <w:lang w:val="en-US" w:eastAsia="zh-CN" w:bidi="ar"/>
          <w:rPrChange w:id="218" w:author="bjb" w:date="2026-04-02T12:33:57Z">
            <w:rPr>
              <w:rFonts w:hint="default" w:ascii="Times New Roman" w:hAnsi="Times New Roman" w:eastAsia="宋体" w:cs="Times New Roman"/>
              <w:snapToGrid/>
              <w:color w:val="auto"/>
              <w:spacing w:val="-2"/>
              <w:kern w:val="0"/>
              <w:sz w:val="18"/>
              <w:szCs w:val="18"/>
              <w:highlight w:val="none"/>
              <w:lang w:val="en-US" w:eastAsia="zh-CN" w:bidi="ar"/>
              <w:woUserID w:val="5"/>
            </w:rPr>
          </w:rPrChange>
          <w:woUserID w:val="5"/>
        </w:rPr>
        <w:t>存在矛盾，</w:t>
      </w: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其一是数据在处理</w:t>
      </w:r>
      <w:del w:id="219" w:author="bjb" w:date="2026-04-02T11:28:30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当</w:delText>
        </w:r>
      </w:del>
      <w:ins w:id="220" w:author="bjb" w:date="2026-04-02T11:28:31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过程</w:t>
        </w:r>
      </w:ins>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中</w:t>
      </w:r>
      <w:del w:id="221" w:author="bjb" w:date="2026-04-02T11:28:33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w:delText>
        </w:r>
      </w:del>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受到了</w:t>
      </w:r>
      <w:r>
        <w:rPr>
          <w:rFonts w:hint="default" w:ascii="Times New Roman" w:hAnsi="Times New Roman" w:eastAsia="宋体" w:cs="Times New Roman"/>
          <w:b w:val="0"/>
          <w:bCs w:val="0"/>
          <w:i w:val="0"/>
          <w:iCs w:val="0"/>
          <w:caps w:val="0"/>
          <w:color w:val="auto"/>
          <w:spacing w:val="0"/>
          <w:sz w:val="18"/>
          <w:szCs w:val="18"/>
          <w:highlight w:val="none"/>
          <w:shd w:val="clear" w:fill="FFFFFF"/>
        </w:rPr>
        <w:t>GDPR 与《</w:t>
      </w:r>
      <w:ins w:id="222" w:author="bjb" w:date="2026-04-02T10:46:23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中华人民共和国数据安全法</w:t>
        </w:r>
      </w:ins>
      <w:del w:id="223" w:author="bjb" w:date="2026-04-02T10:46:23Z">
        <w:r>
          <w:rPr>
            <w:rFonts w:hint="default" w:ascii="Times New Roman" w:hAnsi="Times New Roman" w:eastAsia="宋体" w:cs="Times New Roman"/>
            <w:b w:val="0"/>
            <w:bCs w:val="0"/>
            <w:i w:val="0"/>
            <w:iCs w:val="0"/>
            <w:caps w:val="0"/>
            <w:color w:val="auto"/>
            <w:spacing w:val="0"/>
            <w:sz w:val="18"/>
            <w:szCs w:val="18"/>
            <w:highlight w:val="none"/>
            <w:shd w:val="clear" w:fill="FFFFFF"/>
          </w:rPr>
          <w:delText>数据安全法</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》限制</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k - 匿名化（k≥15）要求</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导致有效信息损失</w:t>
      </w:r>
      <w:ins w:id="224" w:author="bjb" w:date="2026-04-02T10:46:2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比例</w:t>
        </w:r>
      </w:ins>
      <w:del w:id="225" w:author="bjb" w:date="2026-04-02T10:46:25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比列</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为</w:t>
      </w:r>
      <w:r>
        <w:rPr>
          <w:rFonts w:hint="default" w:ascii="Times New Roman" w:hAnsi="Times New Roman" w:eastAsia="宋体" w:cs="Times New Roman"/>
          <w:b w:val="0"/>
          <w:bCs w:val="0"/>
          <w:i w:val="0"/>
          <w:iCs w:val="0"/>
          <w:caps w:val="0"/>
          <w:color w:val="auto"/>
          <w:spacing w:val="0"/>
          <w:sz w:val="18"/>
          <w:szCs w:val="18"/>
          <w:highlight w:val="none"/>
          <w:shd w:val="clear" w:fill="FFFFFF"/>
        </w:rPr>
        <w:t>38%</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其二原因为</w:t>
      </w:r>
      <w:r>
        <w:rPr>
          <w:rFonts w:hint="default" w:ascii="Times New Roman" w:hAnsi="Times New Roman" w:eastAsia="宋体" w:cs="Times New Roman"/>
          <w:b w:val="0"/>
          <w:bCs w:val="0"/>
          <w:i w:val="0"/>
          <w:iCs w:val="0"/>
          <w:caps w:val="0"/>
          <w:color w:val="auto"/>
          <w:spacing w:val="0"/>
          <w:sz w:val="18"/>
          <w:szCs w:val="18"/>
          <w:highlight w:val="none"/>
          <w:shd w:val="clear" w:fill="FFFFFF"/>
        </w:rPr>
        <w:t>OTA平台因商业机密拒绝共享实时退订数据</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rPr>
        <w:t>导致依赖脱敏数据的模型难以捕捉</w:t>
      </w:r>
      <w:r>
        <w:rPr>
          <w:rFonts w:hint="default" w:ascii="Times New Roman" w:hAnsi="Times New Roman" w:eastAsia="宋体" w:cs="Times New Roman"/>
          <w:i w:val="0"/>
          <w:iCs w:val="0"/>
          <w:caps w:val="0"/>
          <w:color w:val="auto"/>
          <w:spacing w:val="0"/>
          <w:sz w:val="18"/>
          <w:szCs w:val="18"/>
          <w:highlight w:val="none"/>
          <w:lang w:val="en-US" w:eastAsia="zh-CN"/>
        </w:rPr>
        <w:t>到</w:t>
      </w:r>
      <w:r>
        <w:rPr>
          <w:rFonts w:hint="default" w:ascii="Times New Roman" w:hAnsi="Times New Roman" w:eastAsia="宋体" w:cs="Times New Roman"/>
          <w:i w:val="0"/>
          <w:iCs w:val="0"/>
          <w:caps w:val="0"/>
          <w:color w:val="auto"/>
          <w:spacing w:val="0"/>
          <w:sz w:val="18"/>
          <w:szCs w:val="18"/>
          <w:highlight w:val="none"/>
        </w:rPr>
        <w:t>个体行为。</w:t>
      </w:r>
    </w:p>
    <w:p w14:paraId="538CC546">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jc w:val="left"/>
        <w:textAlignment w:val="baseline"/>
        <w:outlineLvl w:val="0"/>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 xml:space="preserve">2.1 </w:t>
      </w:r>
      <w:del w:id="226" w:author="bjb" w:date="2026-04-02T12:25:0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rPr>
          <w:delText>当前</w:delText>
        </w:r>
      </w:del>
      <w:ins w:id="227" w:author="bjb" w:date="2026-04-02T12:25:0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六盘水</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旅游预测</w:t>
      </w:r>
      <w:del w:id="228" w:author="bjb" w:date="2026-04-02T12:25:06Z">
        <w:r>
          <w:rPr>
            <w:rFonts w:hint="default" w:ascii="Times New Roman" w:hAnsi="Times New Roman" w:eastAsia="宋体" w:cs="Times New Roman"/>
            <w:b w:val="0"/>
            <w:bCs w:val="0"/>
            <w:i w:val="0"/>
            <w:iCs w:val="0"/>
            <w:caps w:val="0"/>
            <w:color w:val="auto"/>
            <w:spacing w:val="0"/>
            <w:sz w:val="18"/>
            <w:szCs w:val="18"/>
            <w:highlight w:val="none"/>
            <w:shd w:val="clear" w:fill="FFFFFF"/>
          </w:rPr>
          <w:delText>研究的</w:delText>
        </w:r>
      </w:del>
      <w:del w:id="229" w:author="bjb" w:date="2026-04-02T12:17:0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rPr>
          <w:delText>三大趋势</w:delText>
        </w:r>
      </w:del>
      <w:ins w:id="230" w:author="bjb" w:date="2026-04-02T12:17:0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面临的</w:t>
        </w:r>
      </w:ins>
      <w:ins w:id="231" w:author="bjb" w:date="2026-04-02T12:17:0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挑战</w:t>
        </w:r>
      </w:ins>
    </w:p>
    <w:p w14:paraId="7C3CCF44">
      <w:pPr>
        <w:pStyle w:val="11"/>
        <w:pageBreakBefore w:val="0"/>
        <w:widowControl/>
        <w:kinsoku/>
        <w:wordWrap/>
        <w:overflowPunct w:val="0"/>
        <w:topLinePunct w:val="0"/>
        <w:autoSpaceDE w:val="0"/>
        <w:autoSpaceDN w:val="0"/>
        <w:bidi w:val="0"/>
        <w:adjustRightInd w:val="0"/>
        <w:snapToGrid/>
        <w:spacing w:beforeAutospacing="0" w:afterAutospacing="0" w:line="360" w:lineRule="auto"/>
        <w:ind w:right="0" w:rightChars="0"/>
        <w:jc w:val="left"/>
        <w:textAlignment w:val="baseline"/>
        <w:outlineLvl w:val="0"/>
        <w:rPr>
          <w:rFonts w:hint="default" w:ascii="Times New Roman" w:hAnsi="Times New Roman" w:eastAsia="宋体" w:cs="Times New Roman"/>
          <w:b w:val="0"/>
          <w:bCs w:val="0"/>
          <w:color w:val="auto"/>
          <w:sz w:val="18"/>
          <w:szCs w:val="18"/>
          <w:highlight w:val="none"/>
          <w:lang w:val="en-US"/>
        </w:rPr>
      </w:pP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2.1.1 多源数据融合</w:t>
      </w:r>
      <w:del w:id="232" w:author="bjb" w:date="2026-04-02T12:26:20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深化</w:delText>
        </w:r>
      </w:del>
      <w:ins w:id="233" w:author="bjb" w:date="2026-04-02T12:26:21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制约</w:t>
        </w:r>
      </w:ins>
    </w:p>
    <w:p w14:paraId="712A3228">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此</w:t>
      </w:r>
      <w:ins w:id="234" w:author="bjb" w:date="2026-04-02T10:46:2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前</w:t>
        </w:r>
      </w:ins>
      <w:del w:id="235" w:author="bjb" w:date="2026-04-02T10:46:28Z">
        <w:r>
          <w:rPr>
            <w:rFonts w:hint="default" w:ascii="Times New Roman" w:hAnsi="Times New Roman" w:eastAsia="宋体" w:cs="Times New Roman"/>
            <w:b w:val="0"/>
            <w:bCs w:val="0"/>
            <w:i w:val="0"/>
            <w:iCs w:val="0"/>
            <w:caps w:val="0"/>
            <w:color w:val="auto"/>
            <w:spacing w:val="0"/>
            <w:sz w:val="18"/>
            <w:szCs w:val="18"/>
            <w:highlight w:val="none"/>
            <w:shd w:val="clear" w:fill="FFFFFF"/>
          </w:rPr>
          <w:delText>前沿</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系统已整合12类异构数据，</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其中</w:t>
      </w:r>
      <w:r>
        <w:rPr>
          <w:rFonts w:hint="default" w:ascii="Times New Roman" w:hAnsi="Times New Roman" w:eastAsia="宋体" w:cs="Times New Roman"/>
          <w:b w:val="0"/>
          <w:bCs w:val="0"/>
          <w:i w:val="0"/>
          <w:iCs w:val="0"/>
          <w:caps w:val="0"/>
          <w:color w:val="auto"/>
          <w:spacing w:val="0"/>
          <w:sz w:val="18"/>
          <w:szCs w:val="18"/>
          <w:highlight w:val="none"/>
          <w:shd w:val="clear" w:fill="FFFFFF"/>
        </w:rPr>
        <w:t>包括历史客流、社交媒体情感、交通状态、退订行为等</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为了降低预测误差，运用了</w:t>
      </w:r>
      <w:r>
        <w:rPr>
          <w:rFonts w:hint="default" w:ascii="Times New Roman" w:hAnsi="Times New Roman" w:eastAsia="宋体" w:cs="Times New Roman"/>
          <w:b w:val="0"/>
          <w:bCs w:val="0"/>
          <w:i w:val="0"/>
          <w:iCs w:val="0"/>
          <w:caps w:val="0"/>
          <w:color w:val="auto"/>
          <w:spacing w:val="0"/>
          <w:sz w:val="18"/>
          <w:szCs w:val="18"/>
          <w:highlight w:val="none"/>
          <w:shd w:val="clear" w:fill="FFFFFF"/>
        </w:rPr>
        <w:t>时空交叉注意力机制等技术</w:t>
      </w:r>
      <w:del w:id="236" w:author="bjb" w:date="2026-04-02T11:30:4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来完成对</w:delText>
        </w:r>
      </w:del>
      <w:ins w:id="237" w:author="bjb" w:date="2026-04-02T11:30:4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以</w:t>
        </w:r>
      </w:ins>
      <w:ins w:id="238" w:author="bjb" w:date="2026-04-02T11:30:4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降低</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预测误差</w:t>
      </w:r>
      <w:del w:id="239" w:author="bjb" w:date="2026-04-02T11:30:4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的</w:delText>
        </w:r>
      </w:del>
      <w:del w:id="240" w:author="bjb" w:date="2026-04-02T11:30:4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降低</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（如山东专利系统误差降低 12.7%</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woUserID w:val="4"/>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woUserID w:val="4"/>
        </w:rPr>
        <w:t>山东系统的技术架构（如边缘计算）可借鉴，但山东为平原场景，其设备部署密度无需考虑六盘水山地地形的信号遮挡问题。</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在现实中，有些因素是不可避免的，例如：</w:t>
      </w:r>
      <w:r>
        <w:rPr>
          <w:rFonts w:hint="default" w:ascii="Times New Roman" w:hAnsi="Times New Roman" w:eastAsia="宋体" w:cs="Times New Roman"/>
          <w:b w:val="0"/>
          <w:bCs w:val="0"/>
          <w:i w:val="0"/>
          <w:iCs w:val="0"/>
          <w:caps w:val="0"/>
          <w:color w:val="auto"/>
          <w:spacing w:val="0"/>
          <w:sz w:val="18"/>
          <w:szCs w:val="18"/>
          <w:highlight w:val="none"/>
          <w:shd w:val="clear" w:fill="FFFFFF"/>
        </w:rPr>
        <w:t>中小景区数据治理能力</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较</w:t>
      </w:r>
      <w:r>
        <w:rPr>
          <w:rFonts w:hint="default" w:ascii="Times New Roman" w:hAnsi="Times New Roman" w:eastAsia="宋体" w:cs="Times New Roman"/>
          <w:b w:val="0"/>
          <w:bCs w:val="0"/>
          <w:i w:val="0"/>
          <w:iCs w:val="0"/>
          <w:caps w:val="0"/>
          <w:color w:val="auto"/>
          <w:spacing w:val="0"/>
          <w:sz w:val="18"/>
          <w:szCs w:val="18"/>
          <w:highlight w:val="none"/>
          <w:shd w:val="clear" w:fill="FFFFFF"/>
        </w:rPr>
        <w:t>弱</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并且</w:t>
      </w:r>
      <w:r>
        <w:rPr>
          <w:rFonts w:hint="default" w:ascii="Times New Roman" w:hAnsi="Times New Roman" w:eastAsia="宋体" w:cs="Times New Roman"/>
          <w:b w:val="0"/>
          <w:bCs w:val="0"/>
          <w:i w:val="0"/>
          <w:iCs w:val="0"/>
          <w:caps w:val="0"/>
          <w:color w:val="auto"/>
          <w:spacing w:val="0"/>
          <w:sz w:val="18"/>
          <w:szCs w:val="18"/>
          <w:highlight w:val="none"/>
          <w:shd w:val="clear" w:fill="FFFFFF"/>
        </w:rPr>
        <w:t>特征工程依赖人工规则（如节假日二分法）</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难以捕捉火把节等非线性突变事件</w:t>
      </w:r>
      <w:r>
        <w:rPr>
          <w:rFonts w:hint="default" w:ascii="Times New Roman" w:hAnsi="Times New Roman" w:eastAsia="宋体" w:cs="Times New Roman"/>
          <w:color w:val="auto"/>
          <w:sz w:val="18"/>
          <w:szCs w:val="18"/>
          <w:highlight w:val="none"/>
          <w:lang w:eastAsia="zh-CN"/>
        </w:rPr>
        <w:t>，</w:t>
      </w:r>
      <w:r>
        <w:rPr>
          <w:rFonts w:hint="default" w:ascii="Times New Roman" w:hAnsi="Times New Roman" w:eastAsia="宋体" w:cs="Times New Roman"/>
          <w:color w:val="auto"/>
          <w:sz w:val="18"/>
          <w:szCs w:val="18"/>
          <w:highlight w:val="none"/>
          <w:lang w:val="en-US" w:eastAsia="zh-CN"/>
        </w:rPr>
        <w:t>以至于预测的准确性降低。</w:t>
      </w:r>
      <w:r>
        <w:rPr>
          <w:rFonts w:hint="default" w:ascii="Times New Roman" w:hAnsi="Times New Roman" w:eastAsia="宋体" w:cs="Times New Roman"/>
          <w:color w:val="auto"/>
          <w:sz w:val="18"/>
          <w:szCs w:val="18"/>
          <w:highlight w:val="none"/>
        </w:rPr>
        <w:t>与山东系统等依托省级资源的平台相比，六盘水作为中小城市景区，数据治理能力更弱，缺乏专业的特征工程团队，对民族节庆等地域特色事件的特征挖掘不足，导致多源数据融合的效果受限。同时，六盘水高海拔地区的环境数据（如温湿度、紫外线指数）受地形影响波动较大，数据噪声高于平原景区，进一步增加了数据融合的难度。</w:t>
      </w:r>
    </w:p>
    <w:p>
      <w:pPr/>
      <w:r>
        <w:t>具体而言，本系统整合的12类维度数据及其来源如下：（1）环境数据类包含3类：①气温/气象数据（来源：六盘水市气象局API接口，采集周期2020—2024年，日均采集频次4次，累计约7300条）；②紫外线指数（来源：景区IoT传感器实时采集，覆盖5个核心景区，累计约36500条）；③空气质量指数（来源：生态环境监测站，日均1条，累计约1800条）。（2）游客行为数据类包含4类：④历史客流量（来源：景区票务系统与闸机统计，覆盖乌蒙大草原、梅花山、玉舍森林公园、水城古镇、明湖湿地5个景区，2020—2024年日客流记录约9000条）；⑤游客轨迹与停留时长（来源：景区WiFi探针与蓝牙Mesh网络，采样间隔5分钟，脱敏后约12万条轨迹片段）；⑥OTA平台退订行为（来源：携程、美团等OTA平台脱敏数据接口，2022—2024年约8500条退订记录）；⑦社交媒体情感数据（来源：微博、小红书等平台通过Scrapy爬虫采集的六盘水旅游相关评论，经NLP情感标注后约4.2万条）。（3）山地特色数据类包含3类：⑧海拔梯度数据（来源：ASTER GDEM 30m分辨率数字高程模型，覆盖六盘水全域约9600km²）；⑨坡度与地形数据（来源：基于DEM通过PostGIS计算生成，与游客轨迹空间对齐）；⑩交通到达数据（来源：六盘水市交通管理部门，含公路/铁路日到达旅客量，2020—2024年约3600条）。（4）节庆事件数据类包含2类：⑪法定节假日与地方活动标签（来源：国务院节假日公告及六盘水市文旅局活动日历，2020—2024年累计标注约260个事件节点）；⑫火把节等民族节庆数据（来源：六盘水市彝族火把节组委会及文旅局统计，含活动规模、持续时长、历年参与人次等，约50条详细记录）。上述数据总量超过28万条，经清洗、对齐与融合后，形成统一的多源异构数据集用于模型训练与验证。</w:t>
      </w:r>
    </w:p>
    <w:p w14:paraId="1C4F240D">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pP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2.1.2 混合模型架构</w:t>
      </w:r>
      <w:del w:id="241" w:author="bjb" w:date="2026-04-02T12:27:07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普及</w:delText>
        </w:r>
      </w:del>
      <w:ins w:id="242" w:author="bjb" w:date="2026-04-02T12:27:09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43" w:author="bjb" w:date="2026-04-02T12:34:05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适配性</w:t>
        </w:r>
      </w:ins>
    </w:p>
    <w:p w14:paraId="4ED124C4">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del w:id="244" w:author="bjb" w:date="2026-04-02T11:33:13Z"/>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pPr>
      <w:del w:id="245" w:author="bjb" w:date="2026-04-02T11:33:13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246" w:author="bjb" w:date="2026-04-02T11:33:13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1）</w:delText>
        </w:r>
      </w:del>
      <w:del w:id="247" w:author="bjb" w:date="2026-04-02T11:33:13Z">
        <w:r>
          <w:rPr>
            <w:rFonts w:hint="default" w:ascii="Times New Roman" w:hAnsi="Times New Roman" w:eastAsia="宋体" w:cs="Times New Roman"/>
            <w:b w:val="0"/>
            <w:bCs w:val="0"/>
            <w:i w:val="0"/>
            <w:iCs w:val="0"/>
            <w:caps w:val="0"/>
            <w:color w:val="auto"/>
            <w:spacing w:val="0"/>
            <w:sz w:val="18"/>
            <w:szCs w:val="18"/>
            <w:highlight w:val="none"/>
            <w:shd w:val="clear" w:fill="FFFFFF"/>
          </w:rPr>
          <w:delText>传统模型在山地旅游场景的</w:delText>
        </w:r>
      </w:del>
      <w:del w:id="248" w:author="bjb" w:date="2026-04-02T11:33:13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优点与不足</w:delText>
        </w:r>
      </w:del>
    </w:p>
    <w:p w14:paraId="0BAC6A98">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yellow"/>
          <w:shd w:val="clear" w:fill="FFFFFF"/>
          <w:lang w:eastAsia="zh-CN"/>
          <w:rPrChange w:id="249" w:author="bjb" w:date="2026-04-02T11:34:50Z">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rPrChange>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不同的模型具有不同的</w:t>
      </w:r>
      <w:del w:id="250" w:author="bjb" w:date="2026-04-02T11:33:1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特点，</w:t>
      </w:r>
      <w:ins w:id="251" w:author="bjb" w:date="2026-04-02T10:46:3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例如</w:t>
        </w:r>
      </w:ins>
      <w:del w:id="252" w:author="bjb" w:date="2026-04-02T10:46:30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类如</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传统统计模型</w:t>
      </w:r>
      <w:ins w:id="253" w:author="bjb" w:date="2026-04-02T10:46:32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del w:id="254" w:author="bjb" w:date="2026-04-02T10:46:3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ARIMA</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指数平滑</w:t>
      </w:r>
      <w:ins w:id="255" w:author="bjb" w:date="2026-04-02T10:46:33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del w:id="256" w:author="bjb" w:date="2026-04-02T10:46:33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，优势在</w:t>
      </w:r>
      <w:ins w:id="257" w:author="bjb" w:date="2026-04-02T11:33:1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于</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季节性建模能力强，</w:t>
      </w:r>
      <w:r>
        <w:rPr>
          <w:rFonts w:hint="default" w:ascii="Times New Roman" w:hAnsi="Times New Roman" w:eastAsia="宋体" w:cs="Times New Roman"/>
          <w:b w:val="0"/>
          <w:bCs w:val="0"/>
          <w:i w:val="0"/>
          <w:iCs w:val="0"/>
          <w:caps w:val="0"/>
          <w:color w:val="auto"/>
          <w:spacing w:val="0"/>
          <w:sz w:val="18"/>
          <w:szCs w:val="18"/>
          <w:highlight w:val="none"/>
          <w:shd w:val="clear" w:fill="FFFFFF"/>
        </w:rPr>
        <w:t>但无法处理海拔突变导致的客流变化</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SA"/>
        </w:rPr>
        <w:t>单一机器学习模型中</w:t>
      </w:r>
      <w:ins w:id="258" w:author="bjb" w:date="2026-04-02T10:46:34Z">
        <w:r>
          <w:rPr>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SA"/>
          </w:rPr>
          <w:t>（</w:t>
        </w:r>
      </w:ins>
      <w:del w:id="259" w:author="bjb" w:date="2026-04-02T10:46:34Z">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SA"/>
          </w:rPr>
          <w:delText>(</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LSTM</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XGBoost</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，能够捕捉到</w:t>
      </w:r>
      <w:r>
        <w:rPr>
          <w:rFonts w:hint="default" w:ascii="Times New Roman" w:hAnsi="Times New Roman" w:eastAsia="宋体" w:cs="Times New Roman"/>
          <w:b w:val="0"/>
          <w:bCs w:val="0"/>
          <w:i w:val="0"/>
          <w:iCs w:val="0"/>
          <w:caps w:val="0"/>
          <w:color w:val="auto"/>
          <w:spacing w:val="0"/>
          <w:sz w:val="18"/>
          <w:szCs w:val="18"/>
          <w:highlight w:val="none"/>
          <w:shd w:val="clear" w:fill="FFFFFF"/>
        </w:rPr>
        <w:t>非线性关系</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但</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面对</w:t>
      </w:r>
      <w:r>
        <w:rPr>
          <w:rFonts w:hint="default" w:ascii="Times New Roman" w:hAnsi="Times New Roman" w:eastAsia="宋体" w:cs="Times New Roman"/>
          <w:b w:val="0"/>
          <w:bCs w:val="0"/>
          <w:i w:val="0"/>
          <w:iCs w:val="0"/>
          <w:caps w:val="0"/>
          <w:color w:val="auto"/>
          <w:spacing w:val="0"/>
          <w:sz w:val="18"/>
          <w:szCs w:val="18"/>
          <w:highlight w:val="none"/>
          <w:shd w:val="clear" w:fill="FFFFFF"/>
        </w:rPr>
        <w:t>突发事件响应延迟超过 30 分钟</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混合架构</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LSTM + 图神经网络</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可以融合多个源数据，但是所用到的计算资源要求高；</w:t>
      </w:r>
      <w:r>
        <w:rPr>
          <w:rFonts w:hint="default" w:ascii="Times New Roman" w:hAnsi="Times New Roman" w:eastAsia="宋体" w:cs="Times New Roman"/>
          <w:b w:val="0"/>
          <w:bCs w:val="0"/>
          <w:i w:val="0"/>
          <w:iCs w:val="0"/>
          <w:caps w:val="0"/>
          <w:color w:val="auto"/>
          <w:spacing w:val="0"/>
          <w:sz w:val="18"/>
          <w:szCs w:val="18"/>
          <w:highlight w:val="none"/>
          <w:shd w:val="clear" w:fill="FFFFFF"/>
        </w:rPr>
        <w:t>政策驱动模型</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计量经济学 + ML</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得到了</w:t>
      </w:r>
      <w:r>
        <w:rPr>
          <w:rFonts w:hint="default" w:ascii="Times New Roman" w:hAnsi="Times New Roman" w:eastAsia="宋体" w:cs="Times New Roman"/>
          <w:b w:val="0"/>
          <w:bCs w:val="0"/>
          <w:i w:val="0"/>
          <w:iCs w:val="0"/>
          <w:caps w:val="0"/>
          <w:color w:val="auto"/>
          <w:spacing w:val="0"/>
          <w:sz w:val="18"/>
          <w:szCs w:val="18"/>
          <w:highlight w:val="none"/>
          <w:shd w:val="clear" w:fill="FFFFFF"/>
        </w:rPr>
        <w:t>战略决策</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的支持，</w:t>
      </w:r>
      <w:ins w:id="260" w:author="bjb" w:date="2026-04-02T10:46:3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但</w:t>
        </w:r>
      </w:ins>
      <w:del w:id="261" w:author="bjb" w:date="2026-04-02T10:46:3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但在</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实时性差，更新周期所需要的时间大于</w:t>
      </w:r>
      <w:del w:id="262" w:author="bjb" w:date="2026-04-02T11:34:2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一</w:delText>
        </w:r>
      </w:del>
      <w:ins w:id="263" w:author="bjb" w:date="2026-04-02T11:34:2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1</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天</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del w:id="264" w:author="bjb" w:date="2026-04-02T11:40:50Z">
        <w:r>
          <w:rPr>
            <w:rFonts w:hint="default" w:ascii="Times New Roman" w:hAnsi="Times New Roman" w:eastAsia="宋体" w:cs="Times New Roman"/>
            <w:b w:val="0"/>
            <w:bCs w:val="0"/>
            <w:i w:val="0"/>
            <w:iCs w:val="0"/>
            <w:caps w:val="0"/>
            <w:color w:val="auto"/>
            <w:spacing w:val="0"/>
            <w:sz w:val="18"/>
            <w:szCs w:val="18"/>
            <w:highlight w:val="yellow"/>
            <w:shd w:val="clear" w:fill="FFFFFF"/>
            <w:rPrChange w:id="265" w:author="bjb" w:date="2026-04-02T11:34:50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delText>与四姑娘山单一 LSTM 模型（3 层隐层、Dropout 0.3）相比，本研究混合模型通过 AIC 准则优化 ARIMA 参数为 (2,1,1)，LSTM 剪枝后参数量减少 70%，在精度损失 &lt; 5% 前提下推理速度提升 3 倍</w:delText>
        </w:r>
      </w:del>
      <w:del w:id="266" w:author="bjb" w:date="2026-04-02T11:40:50Z">
        <w:r>
          <w:rPr>
            <w:rFonts w:hint="default" w:ascii="Times New Roman" w:hAnsi="Times New Roman" w:eastAsia="宋体" w:cs="Times New Roman"/>
            <w:b w:val="0"/>
            <w:bCs w:val="0"/>
            <w:i w:val="0"/>
            <w:iCs w:val="0"/>
            <w:caps w:val="0"/>
            <w:color w:val="auto"/>
            <w:spacing w:val="0"/>
            <w:sz w:val="18"/>
            <w:szCs w:val="18"/>
            <w:highlight w:val="yellow"/>
            <w:shd w:val="clear" w:fill="FFFFFF"/>
            <w:lang w:eastAsia="zh-CN"/>
            <w:rPrChange w:id="267" w:author="bjb" w:date="2026-04-02T11:34:50Z">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rPrChange>
          </w:rPr>
          <w:delText>。</w:delText>
        </w:r>
      </w:del>
    </w:p>
    <w:p w14:paraId="563DB842">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pPr>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 xml:space="preserve">2.1.3 </w:t>
      </w:r>
      <w:ins w:id="268" w:author="bjb" w:date="2026-04-02T12:27:54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三维</w:t>
        </w:r>
      </w:ins>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t>可视化</w:t>
      </w:r>
      <w:del w:id="269" w:author="bjb" w:date="2026-04-02T12:27:57Z">
        <w:r>
          <w:rPr>
            <w:rStyle w:val="20"/>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
          <w:delText>决策升级</w:delText>
        </w:r>
      </w:del>
      <w:ins w:id="270" w:author="bjb" w:date="2026-04-02T12:27:57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71" w:author="bjb" w:date="2026-04-02T12:34:13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与</w:t>
        </w:r>
      </w:ins>
      <w:ins w:id="272" w:author="bjb" w:date="2026-04-02T12:28:00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73" w:author="bjb" w:date="2026-04-02T12:34:13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山地</w:t>
        </w:r>
      </w:ins>
      <w:ins w:id="274" w:author="bjb" w:date="2026-04-02T12:28:02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75" w:author="bjb" w:date="2026-04-02T12:34:13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特征</w:t>
        </w:r>
      </w:ins>
      <w:ins w:id="276" w:author="bjb" w:date="2026-04-02T12:28:03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77" w:author="bjb" w:date="2026-04-02T12:34:13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整合</w:t>
        </w:r>
      </w:ins>
      <w:ins w:id="278" w:author="bjb" w:date="2026-04-02T12:28:04Z">
        <w:r>
          <w:rPr>
            <w:rStyle w:val="20"/>
            <w:rFonts w:hint="eastAsia"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CN" w:bidi="ar"/>
            <w:rPrChange w:id="279" w:author="bjb" w:date="2026-04-02T12:34:13Z">
              <w:rPr>
                <w:rStyle w:val="20"/>
                <w:rFonts w:hint="eastAsia" w:ascii="Times New Roman" w:hAnsi="Times New Roman" w:eastAsia="宋体" w:cs="Times New Roman"/>
                <w:b w:val="0"/>
                <w:bCs w:val="0"/>
                <w:i w:val="0"/>
                <w:iCs w:val="0"/>
                <w:caps w:val="0"/>
                <w:snapToGrid w:val="0"/>
                <w:color w:val="auto"/>
                <w:spacing w:val="0"/>
                <w:kern w:val="0"/>
                <w:sz w:val="18"/>
                <w:szCs w:val="18"/>
                <w:highlight w:val="yellow"/>
                <w:shd w:val="clear" w:fill="FFFFFF"/>
                <w:lang w:val="en-US" w:eastAsia="zh-CN" w:bidi="ar"/>
              </w:rPr>
            </w:rPrChange>
          </w:rPr>
          <w:t>需求</w:t>
        </w:r>
      </w:ins>
    </w:p>
    <w:p w14:paraId="1FBDE5ED">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rFonts w:hint="default" w:ascii="Times New Roman" w:hAnsi="Times New Roman" w:eastAsia="宋体" w:cs="Times New Roman"/>
          <w:color w:val="auto"/>
          <w:sz w:val="18"/>
          <w:szCs w:val="18"/>
          <w:highlight w:val="none"/>
        </w:rPr>
      </w:pPr>
      <w:ins w:id="280" w:author="bjb" w:date="2026-04-02T11:36:3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当前</w:t>
        </w:r>
      </w:ins>
      <w:ins w:id="281" w:author="bjb" w:date="2026-04-02T11:36:3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ins w:id="282" w:author="bjb" w:date="2026-04-02T11:36:32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旅游</w:t>
        </w:r>
      </w:ins>
      <w:ins w:id="283" w:author="bjb" w:date="2026-04-02T11:36:3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可视化</w:t>
        </w:r>
      </w:ins>
      <w:del w:id="284" w:author="bjb" w:date="2026-04-02T11:36:3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系统</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正</w:t>
      </w:r>
      <w:del w:id="285" w:author="bjb" w:date="2026-04-02T11:36:4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在向</w:delText>
        </w:r>
      </w:del>
      <w:ins w:id="286" w:author="bjb" w:date="2026-04-02T11:36:4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朝着</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三维方向演进</w:t>
      </w:r>
      <w:del w:id="287" w:author="bjb" w:date="2026-04-02T11:36:49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w:delText>
        </w:r>
      </w:del>
      <w:ins w:id="288" w:author="bjb" w:date="2026-04-02T11:36:49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ins w:id="289" w:author="bjb" w:date="2026-04-02T11:36:5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以</w:t>
        </w:r>
      </w:ins>
      <w:ins w:id="290" w:author="bjb" w:date="2026-04-02T14:59:1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 xml:space="preserve"> </w:t>
        </w:r>
      </w:ins>
      <w:del w:id="291" w:author="bjb" w:date="2026-04-02T10:46:43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比如有</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Expedia 看板</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和</w:t>
      </w:r>
      <w:r>
        <w:rPr>
          <w:rFonts w:hint="default" w:ascii="Times New Roman" w:hAnsi="Times New Roman" w:eastAsia="宋体" w:cs="Times New Roman"/>
          <w:b w:val="0"/>
          <w:bCs w:val="0"/>
          <w:i w:val="0"/>
          <w:iCs w:val="0"/>
          <w:caps w:val="0"/>
          <w:color w:val="auto"/>
          <w:spacing w:val="0"/>
          <w:sz w:val="18"/>
          <w:szCs w:val="18"/>
          <w:highlight w:val="none"/>
          <w:shd w:val="clear" w:fill="FFFFFF"/>
        </w:rPr>
        <w:t>云南“一部手机游云南”</w:t>
      </w:r>
      <w:del w:id="292" w:author="bjb" w:date="2026-04-02T11:36:5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都已经向着三维发展</w:delText>
        </w:r>
      </w:del>
      <w:ins w:id="293" w:author="bjb" w:date="2026-04-02T11:36:5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为代表的</w:t>
        </w:r>
      </w:ins>
      <w:ins w:id="294" w:author="bjb" w:date="2026-04-02T11:37:0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平台</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id="295" w:author="bjb" w:date="2026-04-02T11:37:35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已率先开展三维可视化应用，在提升景区收入、实现客流超载预警等方面展现出显著价值</w:t>
        </w:r>
      </w:ins>
      <w:del w:id="296" w:author="bjb" w:date="2026-04-02T11:37:35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已经体现了向三维发展所带来的价值，可以提升收入和预警超载，</w:delText>
        </w:r>
      </w:del>
      <w:ins w:id="297" w:author="bjb" w:date="2026-04-02T11:37:37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ins w:id="298" w:author="bjb" w:date="2026-04-02T11:37:42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然而</w:t>
        </w:r>
      </w:ins>
      <w:ins w:id="299" w:author="bjb" w:date="2026-04-02T11:37:4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在向三维演进过程中，</w:t>
      </w:r>
      <w:ins w:id="300" w:author="bjb" w:date="2026-04-02T11:38:12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现有</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系统</w:t>
      </w:r>
      <w:ins w:id="301" w:author="bjb" w:date="2026-04-02T11:38:1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仍</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缺乏政策的模拟功能，</w:t>
      </w:r>
      <w:del w:id="302" w:author="bjb" w:date="2026-04-02T11:38:2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还有些</w:delText>
        </w:r>
      </w:del>
      <w:ins w:id="303" w:author="bjb" w:date="2026-04-02T11:38:2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部分</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山地景区尚未落实</w:t>
      </w:r>
      <w:r>
        <w:rPr>
          <w:rFonts w:hint="default" w:ascii="Times New Roman" w:hAnsi="Times New Roman" w:eastAsia="宋体" w:cs="Times New Roman"/>
          <w:b w:val="0"/>
          <w:bCs w:val="0"/>
          <w:i w:val="0"/>
          <w:iCs w:val="0"/>
          <w:caps w:val="0"/>
          <w:color w:val="auto"/>
          <w:spacing w:val="0"/>
          <w:sz w:val="18"/>
          <w:szCs w:val="18"/>
          <w:highlight w:val="none"/>
          <w:shd w:val="clear" w:fill="FFFFFF"/>
        </w:rPr>
        <w:t>数字孪生沙盘</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技术，</w:t>
      </w:r>
      <w:del w:id="304" w:author="bjb" w:date="2026-04-02T14:59:5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就比</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如</w:t>
      </w:r>
      <w:ins w:id="305" w:author="bjb" w:date="2026-04-02T10:46:4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中国科学院</w:t>
        </w:r>
      </w:ins>
      <w:del w:id="306" w:author="bjb" w:date="2026-04-02T10:46:46Z">
        <w:r>
          <w:rPr>
            <w:rFonts w:hint="default" w:ascii="Times New Roman" w:hAnsi="Times New Roman" w:eastAsia="宋体" w:cs="Times New Roman"/>
            <w:b w:val="0"/>
            <w:bCs w:val="0"/>
            <w:i w:val="0"/>
            <w:iCs w:val="0"/>
            <w:caps w:val="0"/>
            <w:color w:val="auto"/>
            <w:spacing w:val="0"/>
            <w:sz w:val="18"/>
            <w:szCs w:val="18"/>
            <w:highlight w:val="none"/>
            <w:shd w:val="clear" w:fill="FFFFFF"/>
          </w:rPr>
          <w:delText>中科院</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黄山案例</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color w:val="auto"/>
          <w:sz w:val="18"/>
          <w:szCs w:val="18"/>
          <w:highlight w:val="none"/>
        </w:rPr>
        <w:t>与黄山等景区相比，六盘水的三维可视化不仅需要实现地形与客流数据的叠加，还需整合海拔、坡度等山地特征数据以及节庆活动等动态信息，对可视化系统的实时性与数据整合能力要求更高。同时，六盘水作为中小城市景区，缺乏数字孪生技术的应用经验，技术落地难度大于资源丰富的大型景区。</w:t>
      </w:r>
    </w:p>
    <w:p w14:paraId="474614B1">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Style w:val="20"/>
          <w:rFonts w:hint="default" w:ascii="Times New Roman" w:hAnsi="Times New Roman" w:eastAsia="黑体" w:cs="Times New Roman"/>
          <w:b w:val="0"/>
          <w:bCs/>
          <w:i w:val="0"/>
          <w:iCs w:val="0"/>
          <w:caps w:val="0"/>
          <w:color w:val="auto"/>
          <w:spacing w:val="0"/>
          <w:sz w:val="18"/>
          <w:szCs w:val="18"/>
          <w:highlight w:val="none"/>
          <w:shd w:val="clear" w:fill="FFFFFF"/>
        </w:rPr>
      </w:pPr>
      <w:r>
        <w:rPr>
          <w:rFonts w:hint="eastAsia" w:ascii="Times New Roman" w:hAnsi="Times New Roman" w:eastAsia="宋体" w:cs="Times New Roman"/>
          <w:color w:val="auto"/>
          <w:sz w:val="18"/>
          <w:szCs w:val="18"/>
          <w:highlight w:val="none"/>
          <w:lang w:val="en-US" w:eastAsia="zh-CN"/>
        </w:rPr>
        <w:t xml:space="preserve">3 </w:t>
      </w: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系统模型设计</w:t>
      </w:r>
    </w:p>
    <w:p w14:paraId="6A33DBCA">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rFonts w:hint="default" w:ascii="Times New Roman" w:hAnsi="Times New Roman" w:eastAsia="宋体" w:cs="Times New Roman"/>
          <w:caps w:val="0"/>
          <w:smallCaps w:val="0"/>
          <w:snapToGrid/>
          <w:vanish w:val="0"/>
          <w:color w:val="auto"/>
          <w:sz w:val="18"/>
          <w:szCs w:val="18"/>
          <w:highlight w:val="none"/>
          <w:vertAlign w:val="baseline"/>
        </w:rPr>
      </w:pPr>
      <w:del w:id="307" w:author="bjb" w:date="2026-04-02T11:40:53Z">
        <w:r>
          <w:rPr>
            <w:rFonts w:hint="default" w:ascii="Times New Roman" w:hAnsi="Times New Roman" w:eastAsia="宋体" w:cs="Times New Roman"/>
            <w:caps w:val="0"/>
            <w:smallCaps w:val="0"/>
            <w:snapToGrid/>
            <w:vanish w:val="0"/>
            <w:color w:val="auto"/>
            <w:sz w:val="18"/>
            <w:szCs w:val="18"/>
            <w:highlight w:val="none"/>
            <w:vertAlign w:val="baseline"/>
            <w:lang w:val="en-US"/>
          </w:rPr>
          <w:delText>该</w:delText>
        </w:r>
      </w:del>
      <w:ins w:id="308" w:author="bjb" w:date="2026-04-02T11:40:54Z">
        <w:r>
          <w:rPr>
            <w:rFonts w:hint="eastAsia" w:ascii="Times New Roman" w:hAnsi="Times New Roman" w:eastAsia="宋体" w:cs="Times New Roman"/>
            <w:caps w:val="0"/>
            <w:smallCaps w:val="0"/>
            <w:snapToGrid/>
            <w:vanish w:val="0"/>
            <w:color w:val="auto"/>
            <w:sz w:val="18"/>
            <w:szCs w:val="18"/>
            <w:highlight w:val="none"/>
            <w:vertAlign w:val="baseline"/>
            <w:lang w:val="en-US" w:eastAsia="zh-CN"/>
          </w:rPr>
          <w:t>本</w:t>
        </w:r>
      </w:ins>
      <w:r>
        <w:rPr>
          <w:rFonts w:hint="default" w:ascii="Times New Roman" w:hAnsi="Times New Roman" w:eastAsia="宋体" w:cs="Times New Roman"/>
          <w:caps w:val="0"/>
          <w:smallCaps w:val="0"/>
          <w:snapToGrid/>
          <w:vanish w:val="0"/>
          <w:color w:val="auto"/>
          <w:sz w:val="18"/>
          <w:szCs w:val="18"/>
          <w:highlight w:val="none"/>
          <w:vertAlign w:val="baseline"/>
        </w:rPr>
        <w:t>系统模型</w:t>
      </w:r>
      <w:del w:id="309" w:author="bjb" w:date="2026-04-02T11:40:55Z">
        <w:r>
          <w:rPr>
            <w:rFonts w:hint="default" w:ascii="Times New Roman" w:hAnsi="Times New Roman" w:eastAsia="宋体" w:cs="Times New Roman"/>
            <w:caps w:val="0"/>
            <w:smallCaps w:val="0"/>
            <w:snapToGrid/>
            <w:vanish w:val="0"/>
            <w:color w:val="auto"/>
            <w:sz w:val="18"/>
            <w:szCs w:val="18"/>
            <w:highlight w:val="none"/>
            <w:vertAlign w:val="baseline"/>
          </w:rPr>
          <w:delText>的</w:delText>
        </w:r>
      </w:del>
      <w:r>
        <w:rPr>
          <w:rFonts w:hint="default" w:ascii="Times New Roman" w:hAnsi="Times New Roman" w:eastAsia="宋体" w:cs="Times New Roman"/>
          <w:caps w:val="0"/>
          <w:smallCaps w:val="0"/>
          <w:snapToGrid/>
          <w:vanish w:val="0"/>
          <w:color w:val="auto"/>
          <w:sz w:val="18"/>
          <w:szCs w:val="18"/>
          <w:highlight w:val="none"/>
          <w:vertAlign w:val="baseline"/>
        </w:rPr>
        <w:t>设计旨在解决六盘水山地景区存在的季节性不平衡问题，以及数据实时性差和突发事件响应缓慢等挑战。为此，提出了一种</w:t>
      </w:r>
      <w:del w:id="310" w:author="bjb" w:date="2026-04-02T15:01:53Z">
        <w:r>
          <w:rPr>
            <w:rFonts w:hint="default" w:ascii="Times New Roman" w:hAnsi="Times New Roman" w:eastAsia="宋体" w:cs="Times New Roman"/>
            <w:caps w:val="0"/>
            <w:smallCaps w:val="0"/>
            <w:snapToGrid/>
            <w:vanish w:val="0"/>
            <w:color w:val="auto"/>
            <w:sz w:val="18"/>
            <w:szCs w:val="18"/>
            <w:highlight w:val="none"/>
            <w:vertAlign w:val="baseline"/>
          </w:rPr>
          <w:delText>先进的</w:delText>
        </w:r>
      </w:del>
      <w:r>
        <w:rPr>
          <w:rFonts w:hint="default" w:ascii="Times New Roman" w:hAnsi="Times New Roman" w:eastAsia="宋体" w:cs="Times New Roman"/>
          <w:caps w:val="0"/>
          <w:smallCaps w:val="0"/>
          <w:snapToGrid/>
          <w:vanish w:val="0"/>
          <w:color w:val="auto"/>
          <w:sz w:val="18"/>
          <w:szCs w:val="18"/>
          <w:highlight w:val="none"/>
          <w:vertAlign w:val="baseline"/>
        </w:rPr>
        <w:t>“边缘联邦智能”架构</w:t>
      </w:r>
      <w:r>
        <w:rPr>
          <w:rFonts w:hint="default" w:ascii="Times New Roman" w:hAnsi="Times New Roman" w:eastAsia="宋体" w:cs="Times New Roman"/>
          <w:caps w:val="0"/>
          <w:smallCaps w:val="0"/>
          <w:snapToGrid/>
          <w:vanish w:val="0"/>
          <w:color w:val="auto"/>
          <w:sz w:val="18"/>
          <w:szCs w:val="18"/>
          <w:highlight w:val="none"/>
          <w:vertAlign w:val="baseline"/>
          <w:lang w:eastAsia="zh"/>
          <w:woUserID w:val="1"/>
        </w:rPr>
        <w:t>，</w:t>
      </w:r>
      <w:r>
        <w:rPr>
          <w:rFonts w:hint="default" w:ascii="Times New Roman" w:hAnsi="Times New Roman" w:eastAsia="宋体" w:cs="Times New Roman"/>
          <w:caps w:val="0"/>
          <w:smallCaps w:val="0"/>
          <w:snapToGrid/>
          <w:vanish w:val="0"/>
          <w:color w:val="auto"/>
          <w:sz w:val="18"/>
          <w:szCs w:val="18"/>
          <w:highlight w:val="none"/>
          <w:vertAlign w:val="baseline"/>
        </w:rPr>
        <w:t>该架构集成了边缘智能、联邦学习和混合预测模型</w:t>
      </w:r>
      <w:del w:id="311" w:author="bjb" w:date="2026-04-02T15:02:11Z">
        <w:r>
          <w:rPr>
            <w:rFonts w:hint="default" w:ascii="Times New Roman" w:hAnsi="Times New Roman" w:eastAsia="宋体" w:cs="Times New Roman"/>
            <w:caps w:val="0"/>
            <w:smallCaps w:val="0"/>
            <w:snapToGrid/>
            <w:vanish w:val="0"/>
            <w:color w:val="auto"/>
            <w:sz w:val="18"/>
            <w:szCs w:val="18"/>
            <w:highlight w:val="none"/>
            <w:vertAlign w:val="baseline"/>
          </w:rPr>
          <w:delText>。此架构的目标是</w:delText>
        </w:r>
      </w:del>
      <w:ins w:id="312" w:author="bjb" w:date="2026-04-02T15:02:11Z">
        <w:r>
          <w:rPr>
            <w:rFonts w:hint="eastAsia" w:ascii="Times New Roman" w:hAnsi="Times New Roman" w:eastAsia="宋体" w:cs="Times New Roman"/>
            <w:caps w:val="0"/>
            <w:smallCaps w:val="0"/>
            <w:snapToGrid/>
            <w:vanish w:val="0"/>
            <w:color w:val="auto"/>
            <w:sz w:val="18"/>
            <w:szCs w:val="18"/>
            <w:highlight w:val="none"/>
            <w:vertAlign w:val="baseline"/>
            <w:lang w:eastAsia="zh-CN"/>
          </w:rPr>
          <w:t>，</w:t>
        </w:r>
      </w:ins>
      <w:ins w:id="313" w:author="bjb" w:date="2026-04-02T15:02:13Z">
        <w:r>
          <w:rPr>
            <w:rFonts w:hint="eastAsia" w:ascii="Times New Roman" w:hAnsi="Times New Roman" w:eastAsia="宋体" w:cs="Times New Roman"/>
            <w:caps w:val="0"/>
            <w:smallCaps w:val="0"/>
            <w:snapToGrid/>
            <w:vanish w:val="0"/>
            <w:color w:val="auto"/>
            <w:sz w:val="18"/>
            <w:szCs w:val="18"/>
            <w:highlight w:val="none"/>
            <w:vertAlign w:val="baseline"/>
            <w:lang w:val="en-US" w:eastAsia="zh-CN"/>
          </w:rPr>
          <w:t>以</w:t>
        </w:r>
      </w:ins>
      <w:r>
        <w:rPr>
          <w:rFonts w:hint="default" w:ascii="Times New Roman" w:hAnsi="Times New Roman" w:eastAsia="宋体" w:cs="Times New Roman"/>
          <w:caps w:val="0"/>
          <w:smallCaps w:val="0"/>
          <w:snapToGrid/>
          <w:vanish w:val="0"/>
          <w:color w:val="auto"/>
          <w:sz w:val="18"/>
          <w:szCs w:val="18"/>
          <w:highlight w:val="none"/>
          <w:vertAlign w:val="baseline"/>
        </w:rPr>
        <w:t>实现从数据获取、模型计算到决策呈现</w:t>
      </w:r>
      <w:del w:id="314" w:author="bjb" w:date="2026-04-02T15:02:23Z">
        <w:r>
          <w:rPr>
            <w:rFonts w:hint="default" w:ascii="Times New Roman" w:hAnsi="Times New Roman" w:eastAsia="宋体" w:cs="Times New Roman"/>
            <w:caps w:val="0"/>
            <w:smallCaps w:val="0"/>
            <w:snapToGrid/>
            <w:vanish w:val="0"/>
            <w:color w:val="auto"/>
            <w:sz w:val="18"/>
            <w:szCs w:val="18"/>
            <w:highlight w:val="none"/>
            <w:vertAlign w:val="baseline"/>
            <w:lang w:val="en-US"/>
          </w:rPr>
          <w:delText>整个</w:delText>
        </w:r>
      </w:del>
      <w:ins w:id="315" w:author="bjb" w:date="2026-04-02T15:02:24Z">
        <w:r>
          <w:rPr>
            <w:rFonts w:hint="eastAsia" w:ascii="Times New Roman" w:hAnsi="Times New Roman" w:eastAsia="宋体" w:cs="Times New Roman"/>
            <w:caps w:val="0"/>
            <w:smallCaps w:val="0"/>
            <w:snapToGrid/>
            <w:vanish w:val="0"/>
            <w:color w:val="auto"/>
            <w:sz w:val="18"/>
            <w:szCs w:val="18"/>
            <w:highlight w:val="none"/>
            <w:vertAlign w:val="baseline"/>
            <w:lang w:val="en-US" w:eastAsia="zh-CN"/>
          </w:rPr>
          <w:t>全</w:t>
        </w:r>
      </w:ins>
      <w:r>
        <w:rPr>
          <w:rFonts w:hint="default" w:ascii="Times New Roman" w:hAnsi="Times New Roman" w:eastAsia="宋体" w:cs="Times New Roman"/>
          <w:caps w:val="0"/>
          <w:smallCaps w:val="0"/>
          <w:snapToGrid/>
          <w:vanish w:val="0"/>
          <w:color w:val="auto"/>
          <w:sz w:val="18"/>
          <w:szCs w:val="18"/>
          <w:highlight w:val="none"/>
          <w:vertAlign w:val="baseline"/>
        </w:rPr>
        <w:t>链条</w:t>
      </w:r>
      <w:del w:id="316" w:author="bjb" w:date="2026-04-02T15:02:26Z">
        <w:r>
          <w:rPr>
            <w:rFonts w:hint="default" w:ascii="Times New Roman" w:hAnsi="Times New Roman" w:eastAsia="宋体" w:cs="Times New Roman"/>
            <w:caps w:val="0"/>
            <w:smallCaps w:val="0"/>
            <w:snapToGrid/>
            <w:vanish w:val="0"/>
            <w:color w:val="auto"/>
            <w:sz w:val="18"/>
            <w:szCs w:val="18"/>
            <w:highlight w:val="none"/>
            <w:vertAlign w:val="baseline"/>
          </w:rPr>
          <w:delText>上</w:delText>
        </w:r>
      </w:del>
      <w:r>
        <w:rPr>
          <w:rFonts w:hint="default" w:ascii="Times New Roman" w:hAnsi="Times New Roman" w:eastAsia="宋体" w:cs="Times New Roman"/>
          <w:caps w:val="0"/>
          <w:smallCaps w:val="0"/>
          <w:snapToGrid/>
          <w:vanish w:val="0"/>
          <w:color w:val="auto"/>
          <w:sz w:val="18"/>
          <w:szCs w:val="18"/>
          <w:highlight w:val="none"/>
          <w:vertAlign w:val="baseline"/>
        </w:rPr>
        <w:t>精确预测和迅速决策。</w:t>
      </w:r>
    </w:p>
    <w:p w14:paraId="2AA67CED">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Fonts w:hint="default" w:ascii="Times New Roman" w:hAnsi="Times New Roman" w:eastAsia="宋体" w:cs="Times New Roman"/>
          <w:b w:val="0"/>
          <w:bCs w:val="0"/>
          <w:caps w:val="0"/>
          <w:color w:val="auto"/>
          <w:spacing w:val="0"/>
          <w:sz w:val="18"/>
          <w:szCs w:val="18"/>
          <w:highlight w:val="none"/>
          <w:shd w:val="clear" w:fill="FFFFFF"/>
        </w:rPr>
      </w:pPr>
      <w:r>
        <w:rPr>
          <w:rFonts w:hint="default" w:ascii="Times New Roman" w:hAnsi="Times New Roman" w:eastAsia="宋体" w:cs="Times New Roman"/>
          <w:b w:val="0"/>
          <w:bCs w:val="0"/>
          <w:caps w:val="0"/>
          <w:color w:val="auto"/>
          <w:spacing w:val="0"/>
          <w:sz w:val="18"/>
          <w:szCs w:val="18"/>
          <w:highlight w:val="none"/>
          <w:shd w:val="clear" w:fill="FFFFFF"/>
        </w:rPr>
        <w:t>3.1</w:t>
      </w:r>
      <w:r>
        <w:rPr>
          <w:rFonts w:hint="default" w:ascii="Times New Roman" w:hAnsi="Times New Roman" w:cs="Times New Roman"/>
          <w:b w:val="0"/>
          <w:bCs w:val="0"/>
          <w:caps w:val="0"/>
          <w:color w:val="auto"/>
          <w:spacing w:val="0"/>
          <w:sz w:val="18"/>
          <w:szCs w:val="18"/>
          <w:highlight w:val="none"/>
          <w:shd w:val="clear" w:fill="FFFFFF"/>
          <w:lang w:val="en-US" w:eastAsia="zh-CN"/>
        </w:rPr>
        <w:t xml:space="preserve"> </w:t>
      </w:r>
      <w:r>
        <w:rPr>
          <w:rFonts w:hint="default" w:ascii="Times New Roman" w:hAnsi="Times New Roman" w:eastAsia="宋体" w:cs="Times New Roman"/>
          <w:b w:val="0"/>
          <w:bCs w:val="0"/>
          <w:caps w:val="0"/>
          <w:color w:val="auto"/>
          <w:spacing w:val="0"/>
          <w:sz w:val="18"/>
          <w:szCs w:val="18"/>
          <w:highlight w:val="none"/>
          <w:shd w:val="clear" w:fill="FFFFFF"/>
        </w:rPr>
        <w:t>核心架构：边缘联邦智能</w:t>
      </w:r>
    </w:p>
    <w:p w14:paraId="380ACFF8">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del w:id="317" w:author="bjb" w:date="2026-04-02T15:06:22Z"/>
          <w:rFonts w:hint="default" w:ascii="Times New Roman" w:hAnsi="Times New Roman" w:eastAsia="宋体" w:cs="Times New Roman"/>
          <w:i w:val="0"/>
          <w:iCs w:val="0"/>
          <w:caps w:val="0"/>
          <w:color w:val="auto"/>
          <w:spacing w:val="0"/>
          <w:sz w:val="18"/>
          <w:szCs w:val="18"/>
          <w:highlight w:val="none"/>
          <w:shd w:val="clear" w:fill="FFFFFF"/>
        </w:rPr>
      </w:pPr>
      <w:del w:id="318" w:author="bjb" w:date="2026-04-02T15:06:22Z">
        <w:r>
          <w:rPr>
            <w:rFonts w:hint="default" w:ascii="Times New Roman" w:hAnsi="Times New Roman" w:eastAsia="宋体" w:cs="Times New Roman"/>
            <w:i w:val="0"/>
            <w:iCs w:val="0"/>
            <w:caps w:val="0"/>
            <w:color w:val="auto"/>
            <w:spacing w:val="0"/>
            <w:sz w:val="18"/>
            <w:szCs w:val="18"/>
            <w:highlight w:val="none"/>
            <w:shd w:val="clear" w:fill="FFFFFF"/>
          </w:rPr>
          <w:delText>传统的云端集中处理模式</w:delText>
        </w:r>
      </w:del>
      <w:del w:id="319" w:author="bjb" w:date="2026-04-02T15:06:22Z">
        <w:r>
          <w:rPr>
            <w:rFonts w:hint="default" w:ascii="Times New Roman" w:hAnsi="Times New Roman" w:eastAsia="宋体" w:cs="Times New Roman"/>
            <w:i w:val="0"/>
            <w:iCs w:val="0"/>
            <w:caps w:val="0"/>
            <w:color w:val="auto"/>
            <w:spacing w:val="0"/>
            <w:sz w:val="18"/>
            <w:szCs w:val="18"/>
            <w:highlight w:val="none"/>
            <w:shd w:val="clear" w:fill="FFFFFF"/>
            <w:lang w:val="en-US"/>
          </w:rPr>
          <w:delText>在</w:delText>
        </w:r>
      </w:del>
      <w:del w:id="320" w:author="bjb" w:date="2026-04-02T15:06:22Z">
        <w:r>
          <w:rPr>
            <w:rFonts w:hint="default" w:ascii="Times New Roman" w:hAnsi="Times New Roman" w:eastAsia="宋体" w:cs="Times New Roman"/>
            <w:i w:val="0"/>
            <w:iCs w:val="0"/>
            <w:caps w:val="0"/>
            <w:color w:val="auto"/>
            <w:spacing w:val="0"/>
            <w:sz w:val="18"/>
            <w:szCs w:val="18"/>
            <w:highlight w:val="none"/>
            <w:shd w:val="clear" w:fill="FFFFFF"/>
          </w:rPr>
          <w:delText>六盘水这样的高海拔、网络环境多变的地区</w:delText>
        </w:r>
      </w:del>
      <w:del w:id="321" w:author="bjb" w:date="2026-04-02T15:06:22Z">
        <w:r>
          <w:rPr>
            <w:rFonts w:hint="default" w:ascii="Times New Roman" w:hAnsi="Times New Roman" w:eastAsia="宋体" w:cs="Times New Roman"/>
            <w:i w:val="0"/>
            <w:iCs w:val="0"/>
            <w:caps w:val="0"/>
            <w:color w:val="auto"/>
            <w:spacing w:val="0"/>
            <w:sz w:val="18"/>
            <w:szCs w:val="18"/>
            <w:highlight w:val="none"/>
            <w:shd w:val="clear" w:fill="FFFFFF"/>
            <w:lang w:val="en-US"/>
          </w:rPr>
          <w:delText>并不适用</w:delText>
        </w:r>
      </w:del>
      <w:del w:id="322" w:author="bjb" w:date="2026-04-02T15:06:22Z">
        <w:r>
          <w:rPr>
            <w:rFonts w:hint="default" w:ascii="Times New Roman" w:hAnsi="Times New Roman" w:eastAsia="宋体" w:cs="Times New Roman"/>
            <w:i w:val="0"/>
            <w:iCs w:val="0"/>
            <w:caps w:val="0"/>
            <w:color w:val="auto"/>
            <w:spacing w:val="0"/>
            <w:sz w:val="18"/>
            <w:szCs w:val="18"/>
            <w:highlight w:val="none"/>
            <w:shd w:val="clear" w:fill="FFFFFF"/>
            <w:lang w:eastAsia="zh-CN"/>
          </w:rPr>
          <w:delText>，</w:delText>
        </w:r>
      </w:del>
      <w:del w:id="323" w:author="bjb" w:date="2026-04-02T15:06:22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则</w:delText>
        </w:r>
      </w:del>
      <w:del w:id="324" w:author="bjb" w:date="2026-04-02T15:06:22Z">
        <w:r>
          <w:rPr>
            <w:rFonts w:hint="default" w:ascii="Times New Roman" w:hAnsi="Times New Roman" w:eastAsia="宋体" w:cs="Times New Roman"/>
            <w:i w:val="0"/>
            <w:iCs w:val="0"/>
            <w:caps w:val="0"/>
            <w:color w:val="auto"/>
            <w:spacing w:val="0"/>
            <w:sz w:val="18"/>
            <w:szCs w:val="18"/>
            <w:highlight w:val="none"/>
            <w:shd w:val="clear" w:fill="FFFFFF"/>
          </w:rPr>
          <w:delText>提出</w:delText>
        </w:r>
      </w:del>
      <w:del w:id="325" w:author="bjb" w:date="2026-04-02T15:06:22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该</w:delText>
        </w:r>
      </w:del>
      <w:del w:id="326" w:author="bjb" w:date="2026-04-02T15:06:22Z">
        <w:r>
          <w:rPr>
            <w:rFonts w:hint="default" w:ascii="Times New Roman" w:hAnsi="Times New Roman" w:eastAsia="宋体" w:cs="Times New Roman"/>
            <w:i w:val="0"/>
            <w:iCs w:val="0"/>
            <w:caps w:val="0"/>
            <w:color w:val="auto"/>
            <w:spacing w:val="0"/>
            <w:sz w:val="18"/>
            <w:szCs w:val="18"/>
            <w:highlight w:val="none"/>
            <w:shd w:val="clear" w:fill="FFFFFF"/>
          </w:rPr>
          <w:delText>"边缘联邦智能"架构，其核心理念是将计算能力部署于数据源头，既保障隐私，又促进知识共享。</w:delText>
        </w:r>
      </w:del>
    </w:p>
    <w:p w14:paraId="26D723B6">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Fonts w:hint="default" w:ascii="Times New Roman" w:hAnsi="Times New Roman" w:eastAsia="宋体" w:cs="Times New Roman"/>
          <w:b w:val="0"/>
          <w:bCs w:val="0"/>
          <w:caps w:val="0"/>
          <w:color w:val="auto"/>
          <w:spacing w:val="0"/>
          <w:sz w:val="18"/>
          <w:szCs w:val="18"/>
          <w:highlight w:val="none"/>
          <w:shd w:val="clear" w:fill="FFFFFF"/>
        </w:rPr>
      </w:pPr>
      <w:r>
        <w:rPr>
          <w:rFonts w:hint="default" w:ascii="Times New Roman" w:hAnsi="Times New Roman" w:eastAsia="宋体" w:cs="Times New Roman"/>
          <w:b w:val="0"/>
          <w:bCs w:val="0"/>
          <w:caps w:val="0"/>
          <w:color w:val="auto"/>
          <w:spacing w:val="0"/>
          <w:sz w:val="18"/>
          <w:szCs w:val="18"/>
          <w:highlight w:val="none"/>
          <w:shd w:val="clear" w:fill="FFFFFF"/>
        </w:rPr>
        <w:t>3.1.1</w:t>
      </w:r>
      <w:r>
        <w:rPr>
          <w:rFonts w:hint="default" w:ascii="Times New Roman" w:hAnsi="Times New Roman" w:cs="Times New Roman"/>
          <w:b w:val="0"/>
          <w:bCs w:val="0"/>
          <w:caps w:val="0"/>
          <w:color w:val="auto"/>
          <w:spacing w:val="0"/>
          <w:sz w:val="18"/>
          <w:szCs w:val="18"/>
          <w:highlight w:val="none"/>
          <w:shd w:val="clear" w:fill="FFFFFF"/>
          <w:lang w:val="en-US" w:eastAsia="zh-CN"/>
        </w:rPr>
        <w:t xml:space="preserve"> </w:t>
      </w:r>
      <w:r>
        <w:rPr>
          <w:rFonts w:hint="default" w:ascii="Times New Roman" w:hAnsi="Times New Roman" w:eastAsia="宋体" w:cs="Times New Roman"/>
          <w:b w:val="0"/>
          <w:bCs w:val="0"/>
          <w:caps w:val="0"/>
          <w:color w:val="auto"/>
          <w:spacing w:val="0"/>
          <w:sz w:val="18"/>
          <w:szCs w:val="18"/>
          <w:highlight w:val="none"/>
          <w:shd w:val="clear" w:fill="FFFFFF"/>
        </w:rPr>
        <w:t>分层边缘计算</w:t>
      </w:r>
    </w:p>
    <w:p w14:paraId="4227861A">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right="0" w:rightChars="0" w:firstLine="360" w:firstLineChars="200"/>
        <w:jc w:val="both"/>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鉴于六盘水地区海拔差异显著，网络条件各异，例如玉舍森林公园等高海拔地区的 IoT 设备丢包率高达 17%，若将所有数据传输至云端处理，预测延迟可能超过 15 分钟，无法满足实时调度需求。为此，根据</w:t>
      </w:r>
      <w:ins w:id="327" w:author="bjb" w:date="2026-04-02T10:46:51Z">
        <w:r>
          <w:rPr>
            <w:rFonts w:hint="eastAsia" w:ascii="Times New Roman" w:hAnsi="Times New Roman" w:eastAsia="宋体" w:cs="Times New Roman"/>
            <w:color w:val="auto"/>
            <w:sz w:val="18"/>
            <w:szCs w:val="18"/>
            <w:highlight w:val="none"/>
            <w:lang w:eastAsia="zh-CN"/>
          </w:rPr>
          <w:t>海拔</w:t>
        </w:r>
      </w:ins>
      <w:del w:id="328" w:author="bjb" w:date="2026-04-02T10:46:51Z">
        <w:r>
          <w:rPr>
            <w:rFonts w:hint="default" w:ascii="Times New Roman" w:hAnsi="Times New Roman" w:eastAsia="宋体" w:cs="Times New Roman"/>
            <w:color w:val="auto"/>
            <w:sz w:val="18"/>
            <w:szCs w:val="18"/>
            <w:highlight w:val="none"/>
          </w:rPr>
          <w:delText>海拔高度</w:delText>
        </w:r>
      </w:del>
      <w:r>
        <w:rPr>
          <w:rFonts w:hint="default" w:ascii="Times New Roman" w:hAnsi="Times New Roman" w:eastAsia="宋体" w:cs="Times New Roman"/>
          <w:color w:val="auto"/>
          <w:sz w:val="18"/>
          <w:szCs w:val="18"/>
          <w:highlight w:val="none"/>
        </w:rPr>
        <w:t>实施智能分层部署策略：在海拔低于 1500 米的区域，如游客中心等网络稳定地带，部署完整的 LSTM 模型。该区域为低海拔核心区，网络覆盖完善（5G / 光纤）、游客密度大，需输入实时游客密度热力图数据强化精细化管控。在 1500 米至 2300 米的中海拔区域，部署剪枝后的轻量级 LSTM 模型。此为效能平衡层，网络信号波动（4G / 弱 5G）、设备算力受限，模型参数量减少约 70%，在精度损失 &lt; 5% 前提下推理速度提升 3 倍。在 2300 米以上的高海拔区域，仅部署计算需求极低的 ARIMA 模型，作为鲁棒保底层。</w:t>
      </w:r>
    </w:p>
    <w:p w14:paraId="7C9A1EB1">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right="0" w:rightChars="0" w:firstLine="360" w:firstLineChars="200"/>
        <w:jc w:val="both"/>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该区域网络极不稳定、丢包率高，搭配蓝牙 Mesh 网络（传输速率 250</w:t>
      </w:r>
      <w:ins w:id="329" w:author="bjb" w:date="2026-04-02T14:59:11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kbps、多跳延迟 &lt; 500</w:t>
      </w:r>
      <w:ins w:id="330" w:author="bjb" w:date="2026-04-02T14:59:12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ms）补偿高海拔信号衰减，数据传输成功率从 72% 提升至 95%，确保极端断网时仍能提供基础客流趋势预测。通过控制变量实验验证海拔阈值：在 1200</w:t>
      </w:r>
      <w:ins w:id="331" w:author="bjb" w:date="2026-04-02T15:50:28Z">
        <w:r>
          <w:rPr>
            <w:rFonts w:hint="eastAsia" w:ascii="Times New Roman" w:hAnsi="Times New Roman" w:eastAsia="宋体" w:cs="Times New Roman"/>
            <w:color w:val="auto"/>
            <w:sz w:val="18"/>
            <w:szCs w:val="18"/>
            <w:highlight w:val="none"/>
            <w:lang w:val="en-US" w:eastAsia="zh-CN"/>
          </w:rPr>
          <w:t xml:space="preserve"> </w:t>
        </w:r>
      </w:ins>
      <w:ins w:id="332" w:author="bjb" w:date="2026-04-02T15:50:30Z">
        <w:r>
          <w:rPr>
            <w:rFonts w:hint="eastAsia" w:ascii="Times New Roman" w:hAnsi="Times New Roman" w:eastAsia="宋体" w:cs="Times New Roman"/>
            <w:color w:val="auto"/>
            <w:sz w:val="18"/>
            <w:szCs w:val="18"/>
            <w:highlight w:val="none"/>
            <w:lang w:val="en-US" w:eastAsia="zh-CN"/>
          </w:rPr>
          <w:t>m</w:t>
        </w:r>
      </w:ins>
      <w:ins w:id="333" w:author="bjb" w:date="2026-04-02T15:50:33Z">
        <w:r>
          <w:rPr>
            <w:rFonts w:hint="eastAsia" w:ascii="Times New Roman" w:hAnsi="Times New Roman" w:eastAsia="宋体" w:cs="Times New Roman"/>
            <w:color w:val="auto"/>
            <w:sz w:val="18"/>
            <w:szCs w:val="18"/>
            <w:highlight w:val="none"/>
            <w:lang w:val="en-US" w:eastAsia="zh-CN"/>
          </w:rPr>
          <w:t xml:space="preserve"> </w:t>
        </w:r>
      </w:ins>
      <w:ins w:id="334" w:author="bjb" w:date="2026-04-02T15:09:20Z">
        <w:r>
          <w:rPr>
            <w:rFonts w:hint="eastAsia" w:ascii="Times New Roman" w:hAnsi="Times New Roman" w:eastAsia="宋体" w:cs="Times New Roman"/>
            <w:color w:val="auto"/>
            <w:sz w:val="18"/>
            <w:szCs w:val="18"/>
            <w:highlight w:val="none"/>
            <w:lang w:val="en-US" w:eastAsia="zh-CN"/>
          </w:rPr>
          <w:t>~</w:t>
        </w:r>
      </w:ins>
      <w:ins w:id="335" w:author="bjb" w:date="2026-04-02T15:50:35Z">
        <w:r>
          <w:rPr>
            <w:rFonts w:hint="eastAsia" w:ascii="Times New Roman" w:hAnsi="Times New Roman" w:eastAsia="宋体" w:cs="Times New Roman"/>
            <w:color w:val="auto"/>
            <w:sz w:val="18"/>
            <w:szCs w:val="18"/>
            <w:highlight w:val="none"/>
            <w:lang w:val="en-US" w:eastAsia="zh-CN"/>
          </w:rPr>
          <w:t xml:space="preserve"> </w:t>
        </w:r>
      </w:ins>
      <w:del w:id="336" w:author="bjb" w:date="2026-04-02T10:46:53Z">
        <w:r>
          <w:rPr>
            <w:rFonts w:hint="default" w:ascii="Times New Roman" w:hAnsi="Times New Roman" w:eastAsia="宋体" w:cs="Times New Roman"/>
            <w:color w:val="auto"/>
            <w:sz w:val="18"/>
            <w:szCs w:val="18"/>
            <w:highlight w:val="none"/>
          </w:rPr>
          <w:delText>-</w:delText>
        </w:r>
      </w:del>
      <w:r>
        <w:rPr>
          <w:rFonts w:hint="default" w:ascii="Times New Roman" w:hAnsi="Times New Roman" w:eastAsia="宋体" w:cs="Times New Roman"/>
          <w:color w:val="auto"/>
          <w:sz w:val="18"/>
          <w:szCs w:val="18"/>
          <w:highlight w:val="none"/>
        </w:rPr>
        <w:t>1800</w:t>
      </w:r>
      <w:ins w:id="337" w:author="bjb" w:date="2026-04-02T15:08:50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 区间测试不同模型 MAE，发现 1500</w:t>
      </w:r>
      <w:ins w:id="338" w:author="bjb" w:date="2026-04-02T15:08:59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 以上完整 LSTM MAE 升高至 148.2，而剪枝 LSTM MAE 稳定在 132.1</w:t>
      </w:r>
      <w:del w:id="339" w:author="bjb" w:date="2026-04-02T15:09:17Z">
        <w:r>
          <w:rPr>
            <w:rFonts w:hint="default" w:ascii="Times New Roman" w:hAnsi="Times New Roman" w:eastAsia="宋体" w:cs="Times New Roman"/>
            <w:color w:val="auto"/>
            <w:sz w:val="18"/>
            <w:szCs w:val="18"/>
            <w:highlight w:val="none"/>
            <w:lang w:val="en-US"/>
          </w:rPr>
          <w:delText>-</w:delText>
        </w:r>
      </w:del>
      <w:ins w:id="340" w:author="bjb" w:date="2026-04-02T15:09:17Z">
        <w:r>
          <w:rPr>
            <w:rFonts w:hint="eastAsia" w:ascii="Times New Roman" w:hAnsi="Times New Roman" w:eastAsia="宋体" w:cs="Times New Roman"/>
            <w:color w:val="auto"/>
            <w:sz w:val="18"/>
            <w:szCs w:val="18"/>
            <w:highlight w:val="none"/>
            <w:lang w:val="en-US" w:eastAsia="zh-CN"/>
          </w:rPr>
          <w:t>~</w:t>
        </w:r>
      </w:ins>
      <w:r>
        <w:rPr>
          <w:rFonts w:hint="default" w:ascii="Times New Roman" w:hAnsi="Times New Roman" w:eastAsia="宋体" w:cs="Times New Roman"/>
          <w:color w:val="auto"/>
          <w:sz w:val="18"/>
          <w:szCs w:val="18"/>
          <w:highlight w:val="none"/>
        </w:rPr>
        <w:t>138.5，故确定 1500</w:t>
      </w:r>
      <w:ins w:id="341" w:author="bjb" w:date="2026-04-02T15:09:27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 为低 / 中海拔分界；2300</w:t>
      </w:r>
      <w:ins w:id="342" w:author="bjb" w:date="2026-04-02T15:09:30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 以上剪枝 LSTM MAE 超</w:t>
      </w:r>
      <w:ins w:id="343" w:author="bjb" w:date="2026-04-02T15:09:59Z">
        <w:r>
          <w:rPr>
            <w:rFonts w:hint="eastAsia" w:ascii="Times New Roman" w:hAnsi="Times New Roman" w:eastAsia="宋体" w:cs="Times New Roman"/>
            <w:color w:val="auto"/>
            <w:sz w:val="18"/>
            <w:szCs w:val="18"/>
            <w:highlight w:val="none"/>
            <w:lang w:val="en-US" w:eastAsia="zh-CN"/>
          </w:rPr>
          <w:t>过</w:t>
        </w:r>
      </w:ins>
      <w:r>
        <w:rPr>
          <w:rFonts w:hint="default" w:ascii="Times New Roman" w:hAnsi="Times New Roman" w:eastAsia="宋体" w:cs="Times New Roman"/>
          <w:color w:val="auto"/>
          <w:sz w:val="18"/>
          <w:szCs w:val="18"/>
          <w:highlight w:val="none"/>
        </w:rPr>
        <w:t xml:space="preserve"> 160，ARIMA MAE&lt;150，故确定 2300</w:t>
      </w:r>
      <w:ins w:id="344" w:author="bjb" w:date="2026-04-02T15:09:46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m 为中 / 高海拔分界。实际测试表明，此策略将数据处理延迟从 15 分钟缩短至 4.3 秒，响应速度提升近 300 倍，为后续实时决策奠定了坚实基础。</w:t>
      </w:r>
    </w:p>
    <w:p w14:paraId="391F8DDF">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jc w:val="both"/>
        <w:textAlignment w:val="baseline"/>
        <w:rPr>
          <w:rFonts w:hint="default" w:ascii="Times New Roman" w:hAnsi="Times New Roman" w:eastAsia="宋体" w:cs="Times New Roman"/>
          <w:b w:val="0"/>
          <w:bCs w:val="0"/>
          <w:caps w:val="0"/>
          <w:color w:val="auto"/>
          <w:spacing w:val="0"/>
          <w:sz w:val="18"/>
          <w:szCs w:val="18"/>
          <w:highlight w:val="none"/>
          <w:shd w:val="clear" w:fill="FFFFFF"/>
        </w:rPr>
      </w:pPr>
      <w:r>
        <w:rPr>
          <w:rFonts w:hint="default" w:ascii="Times New Roman" w:hAnsi="Times New Roman" w:eastAsia="宋体" w:cs="Times New Roman"/>
          <w:b w:val="0"/>
          <w:bCs w:val="0"/>
          <w:caps w:val="0"/>
          <w:color w:val="auto"/>
          <w:spacing w:val="0"/>
          <w:sz w:val="18"/>
          <w:szCs w:val="18"/>
          <w:highlight w:val="none"/>
          <w:shd w:val="clear" w:fill="FFFFFF"/>
        </w:rPr>
        <w:t>3.1.2</w:t>
      </w:r>
      <w:r>
        <w:rPr>
          <w:rFonts w:hint="default" w:ascii="Times New Roman" w:hAnsi="Times New Roman" w:cs="Times New Roman"/>
          <w:b w:val="0"/>
          <w:bCs w:val="0"/>
          <w:caps w:val="0"/>
          <w:color w:val="auto"/>
          <w:spacing w:val="0"/>
          <w:sz w:val="18"/>
          <w:szCs w:val="18"/>
          <w:highlight w:val="none"/>
          <w:shd w:val="clear" w:fill="FFFFFF"/>
          <w:lang w:val="en-US" w:eastAsia="zh-CN"/>
        </w:rPr>
        <w:t xml:space="preserve"> </w:t>
      </w:r>
      <w:r>
        <w:rPr>
          <w:rFonts w:hint="default" w:ascii="Times New Roman" w:hAnsi="Times New Roman" w:eastAsia="宋体" w:cs="Times New Roman"/>
          <w:b w:val="0"/>
          <w:bCs w:val="0"/>
          <w:caps w:val="0"/>
          <w:color w:val="auto"/>
          <w:spacing w:val="0"/>
          <w:sz w:val="18"/>
          <w:szCs w:val="18"/>
          <w:highlight w:val="none"/>
          <w:shd w:val="clear" w:fill="FFFFFF"/>
        </w:rPr>
        <w:t>多模态联邦学习</w:t>
      </w:r>
    </w:p>
    <w:p w14:paraId="5982D01B">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0" w:line="360" w:lineRule="auto"/>
        <w:ind w:right="0" w:rightChars="0"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政务数据分散于6个不同接口，OTA平台因商业机密及隐私法规（如GDPR和《</w:t>
      </w:r>
      <w:ins w:id="345" w:author="bjb" w:date="2026-04-02T10:46:55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中华人民共和国数据安全法</w:t>
        </w:r>
      </w:ins>
      <w:del w:id="346" w:author="bjb" w:date="2026-04-02T10:46:55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delText>数据安全法</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》）而不愿分享实时数据。直接收集数据不仅风险大，且传统k-匿名化处理（k</w:t>
      </w:r>
      <w:del w:id="347" w:author="bjb" w:date="2026-04-02T15:10:49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delText>需</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≥15）会导致38%的特征丢失。为此，采用了垂直联邦学习框架（基于PySyft）来解决问题。</w:t>
      </w:r>
      <w:del w:id="348" w:author="bjb" w:date="2026-04-02T15:11:01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delText xml:space="preserve"> </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该框架原理为：各景区在本地使用自身数据训练模型，并将加密后的模型参数（如梯度或嵌入向量）上传至云端进行聚合更新，而非上传原始数据。例如各景区可共享加密后的“火把节强度标签”“海拔突变系数”等特征参数，在严格遵守隐私规定的同时，使节假日预测精度提升12%至18%（MAPE指标降至0.099）。</w:t>
      </w:r>
    </w:p>
    <w:p w14:paraId="20CB81E3">
      <w:pPr>
        <w:pStyle w:val="4"/>
        <w:keepNext w:val="0"/>
        <w:keepLines w:val="0"/>
        <w:pageBreakBefore w:val="0"/>
        <w:widowControl/>
        <w:suppressLineNumbers w:val="0"/>
        <w:kinsoku/>
        <w:wordWrap/>
        <w:overflowPunct w:val="0"/>
        <w:topLinePunct w:val="0"/>
        <w:autoSpaceDE w:val="0"/>
        <w:autoSpaceDN w:val="0"/>
        <w:bidi w:val="0"/>
        <w:adjustRightInd w:val="0"/>
        <w:spacing w:before="216" w:beforeAutospacing="0" w:after="96" w:afterAutospacing="0" w:line="360" w:lineRule="auto"/>
        <w:textAlignment w:val="baseline"/>
        <w:rPr>
          <w:rFonts w:hint="default" w:ascii="Times New Roman" w:hAnsi="Times New Roman" w:cs="Times New Roman"/>
          <w:b w:val="0"/>
          <w:bCs w:val="0"/>
          <w:color w:val="auto"/>
          <w:sz w:val="18"/>
          <w:szCs w:val="18"/>
          <w:highlight w:val="none"/>
        </w:rPr>
      </w:pPr>
      <w:r>
        <w:rPr>
          <w:rFonts w:hint="default" w:ascii="Times New Roman" w:hAnsi="Times New Roman" w:cs="Times New Roman"/>
          <w:b w:val="0"/>
          <w:bCs w:val="0"/>
          <w:color w:val="auto"/>
          <w:sz w:val="18"/>
          <w:szCs w:val="18"/>
          <w:highlight w:val="none"/>
        </w:rPr>
        <w:t>3.</w:t>
      </w:r>
      <w:r>
        <w:rPr>
          <w:rFonts w:hint="default" w:ascii="Times New Roman" w:hAnsi="Times New Roman" w:cs="Times New Roman"/>
          <w:b w:val="0"/>
          <w:bCs w:val="0"/>
          <w:color w:val="auto"/>
          <w:sz w:val="18"/>
          <w:szCs w:val="18"/>
          <w:highlight w:val="none"/>
          <w:lang w:val="en-US" w:eastAsia="zh-CN"/>
        </w:rPr>
        <w:t>2</w:t>
      </w:r>
      <w:r>
        <w:rPr>
          <w:rFonts w:hint="default" w:ascii="Times New Roman" w:hAnsi="Times New Roman" w:cs="Times New Roman"/>
          <w:b w:val="0"/>
          <w:bCs w:val="0"/>
          <w:color w:val="auto"/>
          <w:sz w:val="18"/>
          <w:szCs w:val="18"/>
          <w:highlight w:val="none"/>
        </w:rPr>
        <w:t xml:space="preserve"> 系统总体架构设计</w:t>
      </w:r>
    </w:p>
    <w:p w14:paraId="1CEA8AD1">
      <w:pPr>
        <w:pStyle w:val="4"/>
        <w:keepNext w:val="0"/>
        <w:keepLines w:val="0"/>
        <w:pageBreakBefore w:val="0"/>
        <w:widowControl/>
        <w:suppressLineNumbers w:val="0"/>
        <w:kinsoku/>
        <w:wordWrap/>
        <w:overflowPunct w:val="0"/>
        <w:topLinePunct w:val="0"/>
        <w:autoSpaceDE w:val="0"/>
        <w:autoSpaceDN w:val="0"/>
        <w:bidi w:val="0"/>
        <w:adjustRightInd w:val="0"/>
        <w:spacing w:before="216" w:beforeAutospacing="0" w:after="96" w:afterAutospacing="0" w:line="360" w:lineRule="auto"/>
        <w:ind w:firstLine="360" w:firstLineChars="200"/>
        <w:textAlignment w:val="baseline"/>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pPr>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t>本系统的软件架构基于经典且成熟的三层模型，旨在实现“高内聚、低耦合”的设计目标，确保系统各部分职责清晰、易于维护与扩展。如图</w:t>
      </w:r>
      <w:del w:id="349" w:author="bjb" w:date="2026-04-02T15:11:44Z">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delText xml:space="preserve">3. </w:delText>
        </w:r>
      </w:del>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t>1所示，整个系统被划分为表现层、业务层与数据层。</w:t>
      </w:r>
      <w:bookmarkStart w:id="2" w:name="_Ref6193"/>
    </w:p>
    <w:p w14:paraId="6753830D">
      <w:pPr>
        <w:pStyle w:val="4"/>
        <w:keepNext w:val="0"/>
        <w:keepLines w:val="0"/>
        <w:pageBreakBefore w:val="0"/>
        <w:widowControl/>
        <w:suppressLineNumbers w:val="0"/>
        <w:kinsoku/>
        <w:wordWrap/>
        <w:overflowPunct w:val="0"/>
        <w:topLinePunct w:val="0"/>
        <w:autoSpaceDE w:val="0"/>
        <w:autoSpaceDN w:val="0"/>
        <w:bidi w:val="0"/>
        <w:adjustRightInd w:val="0"/>
        <w:spacing w:before="216" w:beforeAutospacing="0" w:after="96" w:afterAutospacing="0" w:line="360" w:lineRule="auto"/>
        <w:ind w:firstLine="360" w:firstLineChars="200"/>
        <w:jc w:val="center"/>
        <w:textAlignment w:val="baseline"/>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pPr>
      <w:r>
        <w:rPr>
          <w:rStyle w:val="20"/>
          <w:rFonts w:hint="default" w:ascii="Times New Roman" w:hAnsi="Times New Roman" w:eastAsia="黑体" w:cs="Times New Roman"/>
          <w:b w:val="0"/>
          <w:bCs/>
          <w:i w:val="0"/>
          <w:iCs w:val="0"/>
          <w:caps w:val="0"/>
          <w:color w:val="auto"/>
          <w:spacing w:val="0"/>
          <w:sz w:val="18"/>
          <w:szCs w:val="18"/>
          <w:highlight w:val="none"/>
          <w:shd w:val="clear" w:fill="FFFFFF"/>
          <w:lang w:eastAsia="zh-CN"/>
        </w:rPr>
        <w:drawing>
          <wp:inline distT="0" distB="0" distL="114300" distR="114300">
            <wp:extent cx="5450840" cy="3281045"/>
            <wp:effectExtent l="0" t="0" r="16510" b="14605"/>
            <wp:docPr id="7" name="图片 7" descr="f74babfcecfa5bd6b222246f219b7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74babfcecfa5bd6b222246f219b7a65"/>
                    <pic:cNvPicPr>
                      <a:picLocks noChangeAspect="1"/>
                    </pic:cNvPicPr>
                  </pic:nvPicPr>
                  <pic:blipFill>
                    <a:blip r:embed="rId9"/>
                    <a:stretch>
                      <a:fillRect/>
                    </a:stretch>
                  </pic:blipFill>
                  <pic:spPr>
                    <a:xfrm>
                      <a:off x="0" y="0"/>
                      <a:ext cx="5450840" cy="3281045"/>
                    </a:xfrm>
                    <a:prstGeom prst="rect">
                      <a:avLst/>
                    </a:prstGeom>
                  </pic:spPr>
                </pic:pic>
              </a:graphicData>
            </a:graphic>
          </wp:inline>
        </w:drawing>
      </w:r>
    </w:p>
    <w:p w14:paraId="4A1DB77E">
      <w:pPr>
        <w:pStyle w:val="4"/>
        <w:keepNext w:val="0"/>
        <w:keepLines w:val="0"/>
        <w:pageBreakBefore w:val="0"/>
        <w:widowControl/>
        <w:suppressLineNumbers w:val="0"/>
        <w:kinsoku/>
        <w:wordWrap/>
        <w:overflowPunct w:val="0"/>
        <w:topLinePunct w:val="0"/>
        <w:autoSpaceDE w:val="0"/>
        <w:autoSpaceDN w:val="0"/>
        <w:bidi w:val="0"/>
        <w:adjustRightInd w:val="0"/>
        <w:spacing w:before="216" w:beforeAutospacing="0" w:after="96" w:afterAutospacing="0" w:line="360" w:lineRule="auto"/>
        <w:ind w:firstLine="360" w:firstLineChars="200"/>
        <w:jc w:val="center"/>
        <w:textAlignment w:val="baseline"/>
        <w:rPr>
          <w:rFonts w:hint="default" w:ascii="Times New Roman" w:hAnsi="Times New Roman" w:eastAsia="宋体" w:cs="Times New Roman"/>
          <w:b/>
          <w:bCs/>
          <w:snapToGrid w:val="0"/>
          <w:color w:val="auto"/>
          <w:kern w:val="0"/>
          <w:sz w:val="18"/>
          <w:szCs w:val="18"/>
          <w:highlight w:val="none"/>
          <w:lang w:val="en-US" w:eastAsia="zh-CN" w:bidi="ar-SA"/>
        </w:rPr>
      </w:pPr>
      <w:r>
        <w:rPr>
          <w:rFonts w:hint="default" w:ascii="Times New Roman" w:hAnsi="Times New Roman" w:cs="Times New Roman"/>
          <w:color w:val="auto"/>
          <w:sz w:val="18"/>
          <w:szCs w:val="18"/>
          <w:highlight w:val="none"/>
        </w:rPr>
        <w:t>图</w:t>
      </w:r>
      <w:del w:id="350" w:author="bjb" w:date="2026-04-02T15:11:49Z">
        <w:r>
          <w:rPr>
            <w:rFonts w:hint="default" w:ascii="Times New Roman" w:hAnsi="Times New Roman" w:cs="Times New Roman"/>
            <w:color w:val="auto"/>
            <w:sz w:val="18"/>
            <w:szCs w:val="18"/>
            <w:highlight w:val="none"/>
          </w:rPr>
          <w:delText xml:space="preserve">3. </w:delText>
        </w:r>
      </w:del>
      <w:r>
        <w:rPr>
          <w:rFonts w:hint="default" w:ascii="Times New Roman" w:hAnsi="Times New Roman" w:cs="Times New Roman"/>
          <w:color w:val="auto"/>
          <w:sz w:val="18"/>
          <w:szCs w:val="18"/>
          <w:highlight w:val="none"/>
        </w:rPr>
        <w:t>1</w:t>
      </w:r>
      <w:bookmarkEnd w:id="2"/>
      <w:ins w:id="351" w:author="bjb" w:date="2026-04-02T15:11:50Z">
        <w:r>
          <w:rPr>
            <w:rFonts w:hint="eastAsia" w:ascii="Times New Roman" w:hAnsi="Times New Roman" w:cs="Times New Roman"/>
            <w:color w:val="auto"/>
            <w:sz w:val="18"/>
            <w:szCs w:val="18"/>
            <w:highlight w:val="none"/>
            <w:lang w:val="en-US" w:eastAsia="zh-CN"/>
          </w:rPr>
          <w:t xml:space="preserve"> </w:t>
        </w:r>
      </w:ins>
      <w:r>
        <w:rPr>
          <w:rFonts w:hint="default" w:ascii="Times New Roman" w:hAnsi="Times New Roman" w:eastAsia="宋体" w:cs="Times New Roman"/>
          <w:b/>
          <w:bCs/>
          <w:snapToGrid w:val="0"/>
          <w:color w:val="auto"/>
          <w:kern w:val="0"/>
          <w:sz w:val="18"/>
          <w:szCs w:val="18"/>
          <w:highlight w:val="none"/>
          <w:lang w:val="en-US" w:eastAsia="zh-CN" w:bidi="ar-SA"/>
        </w:rPr>
        <w:t>系统总体架构设计图</w:t>
      </w:r>
    </w:p>
    <w:p w14:paraId="4F3C4599">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pPr>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t>表现层作为系统与用户直接交互的前端界面，由Web客户端、反向代理服务器（Nginx）及浏览器中运行的单页面应用（SPA）构成。用户的请求首先到达反向代理服务器，该服务器承担了双重职责：一方面分发单页面应用的静态资源，另一方面则将所有API请求安全地转发至后端的业务层进行处理，实现了“动静分离”，优化了资源加载效率。</w:t>
      </w:r>
    </w:p>
    <w:p w14:paraId="55C0F340">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pPr>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t>业务层（应用层）是承载系统所有核心功能与业务逻辑的后端服务，其内部实现严格</w:t>
      </w:r>
      <w:ins w:id="352" w:author="bjb" w:date="2026-04-02T10:46:57Z">
        <w:r>
          <w:rPr>
            <w:rFonts w:hint="eastAsia" w:ascii="Times New Roman" w:hAnsi="Times New Roman" w:cs="Times New Roman"/>
            <w:b w:val="0"/>
            <w:bCs w:val="0"/>
            <w:i w:val="0"/>
            <w:iCs w:val="0"/>
            <w:caps w:val="0"/>
            <w:snapToGrid w:val="0"/>
            <w:color w:val="auto"/>
            <w:spacing w:val="0"/>
            <w:kern w:val="0"/>
            <w:sz w:val="18"/>
            <w:szCs w:val="18"/>
            <w:highlight w:val="none"/>
            <w:shd w:val="clear" w:fill="FFFFFF"/>
            <w:lang w:val="en-US" w:eastAsia="zh-CN" w:bidi="ar-SA"/>
          </w:rPr>
          <w:t>遵循</w:t>
        </w:r>
      </w:ins>
      <w:del w:id="353" w:author="bjb" w:date="2026-04-02T10:46:57Z">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delText>遵循了</w:delText>
        </w:r>
      </w:del>
      <w:r>
        <w:rPr>
          <w:rFonts w:hint="default" w:ascii="Times New Roman" w:hAnsi="Times New Roman" w:eastAsia="宋体" w:cs="Times New Roman"/>
          <w:b w:val="0"/>
          <w:bCs w:val="0"/>
          <w:i w:val="0"/>
          <w:iCs w:val="0"/>
          <w:caps w:val="0"/>
          <w:snapToGrid w:val="0"/>
          <w:color w:val="auto"/>
          <w:spacing w:val="0"/>
          <w:kern w:val="0"/>
          <w:sz w:val="18"/>
          <w:szCs w:val="18"/>
          <w:highlight w:val="none"/>
          <w:shd w:val="clear" w:fill="FFFFFF"/>
          <w:lang w:val="en-US" w:eastAsia="zh" w:bidi="ar-SA"/>
        </w:rPr>
        <w:t>职责明确的分层模式。请求进入后先流经基于AOP思想的拦截器，执行身份认证、日志记录等横切关注点，通过校验后分发至控制层。控制层解析参数、验证数据并调用业务逻辑层，服务层封装业务规则与流程编排，协调DTO数据交换、领域实体操作及缓存、文件处理。数据访问层通过Mapper接口实现与数据库的解耦，搭配全局异常处理器统一捕获未预期异常。</w:t>
      </w:r>
    </w:p>
    <w:p w14:paraId="67935CFB">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lang w:eastAsia="zh"/>
        </w:rPr>
      </w:pPr>
      <w:r>
        <w:rPr>
          <w:rFonts w:hint="default" w:ascii="Times New Roman" w:hAnsi="Times New Roman" w:eastAsia="宋体" w:cs="Times New Roman"/>
          <w:b w:val="0"/>
          <w:bCs w:val="0"/>
          <w:color w:val="auto"/>
          <w:sz w:val="18"/>
          <w:szCs w:val="18"/>
          <w:highlight w:val="none"/>
          <w:lang w:eastAsia="zh"/>
        </w:rPr>
        <w:t xml:space="preserve">数据层是系统所有持久化数据的集合，为整个应用提供数据存储与管理支持。它采用了混合存储的方式，包含用于存储核心结构化业务数据的MySQL数据库，用于实现高速数据缓存、提升系统性能的Redis缓存，用于存储图片、视频等非结构化文件的OSS对象存储，以及记录系统运行时状态与行为的日志文件。 </w:t>
      </w:r>
    </w:p>
    <w:p w14:paraId="0772015A">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del w:id="354" w:author="bjb" w:date="2026-04-02T15:14:21Z"/>
          <w:rFonts w:hint="default" w:ascii="Times New Roman" w:hAnsi="Times New Roman" w:eastAsia="宋体" w:cs="Times New Roman"/>
          <w:b w:val="0"/>
          <w:bCs w:val="0"/>
          <w:color w:val="auto"/>
          <w:sz w:val="18"/>
          <w:szCs w:val="18"/>
          <w:highlight w:val="none"/>
          <w:lang w:eastAsia="zh"/>
        </w:rPr>
      </w:pPr>
      <w:del w:id="355" w:author="bjb" w:date="2026-04-02T15:14:21Z">
        <w:r>
          <w:rPr>
            <w:rFonts w:hint="default" w:ascii="Times New Roman" w:hAnsi="Times New Roman" w:eastAsia="宋体" w:cs="Times New Roman"/>
            <w:b w:val="0"/>
            <w:bCs w:val="0"/>
            <w:color w:val="auto"/>
            <w:sz w:val="18"/>
            <w:szCs w:val="18"/>
            <w:highlight w:val="none"/>
            <w:lang w:eastAsia="zh"/>
          </w:rPr>
          <w:delText>综上所述，这种宏观与微观相结合的多层次架构设计，使得系统每一部分的职责都非常清晰，从外部请求到内部处理，再到数据存储，数据流和控制流都遵循着明确的路径，这为系统的开发、测试、部署和长期维护奠定了坚实的基础。</w:delText>
        </w:r>
      </w:del>
    </w:p>
    <w:p w14:paraId="4BC51325">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jc w:val="left"/>
        <w:textAlignment w:val="baseline"/>
        <w:rPr>
          <w:rFonts w:hint="default" w:ascii="Times New Roman" w:hAnsi="Times New Roman" w:cs="Times New Roman"/>
          <w:b w:val="0"/>
          <w:bCs w:val="0"/>
          <w:color w:val="auto"/>
          <w:sz w:val="18"/>
          <w:szCs w:val="18"/>
          <w:highlight w:val="none"/>
        </w:rPr>
      </w:pPr>
      <w:r>
        <w:rPr>
          <w:rFonts w:hint="default" w:ascii="Times New Roman" w:hAnsi="Times New Roman" w:cs="Times New Roman"/>
          <w:b w:val="0"/>
          <w:bCs w:val="0"/>
          <w:color w:val="auto"/>
          <w:sz w:val="18"/>
          <w:szCs w:val="18"/>
          <w:highlight w:val="none"/>
        </w:rPr>
        <w:t>3.</w:t>
      </w:r>
      <w:r>
        <w:rPr>
          <w:rFonts w:hint="default" w:ascii="Times New Roman" w:hAnsi="Times New Roman" w:cs="Times New Roman"/>
          <w:b w:val="0"/>
          <w:bCs w:val="0"/>
          <w:color w:val="auto"/>
          <w:sz w:val="18"/>
          <w:szCs w:val="18"/>
          <w:highlight w:val="none"/>
          <w:lang w:val="en-US" w:eastAsia="zh-CN"/>
        </w:rPr>
        <w:t>3</w:t>
      </w:r>
      <w:r>
        <w:rPr>
          <w:rFonts w:hint="default" w:ascii="Times New Roman" w:hAnsi="Times New Roman" w:cs="Times New Roman"/>
          <w:b w:val="0"/>
          <w:bCs w:val="0"/>
          <w:color w:val="auto"/>
          <w:sz w:val="18"/>
          <w:szCs w:val="18"/>
          <w:highlight w:val="none"/>
        </w:rPr>
        <w:t xml:space="preserve"> 系统部署拓扑</w:t>
      </w:r>
    </w:p>
    <w:p w14:paraId="3745A2BC">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rPr>
      </w:pPr>
      <w:r>
        <w:rPr>
          <w:rFonts w:hint="default" w:ascii="Times New Roman" w:hAnsi="Times New Roman" w:eastAsia="宋体" w:cs="Times New Roman"/>
          <w:b w:val="0"/>
          <w:bCs w:val="0"/>
          <w:color w:val="auto"/>
          <w:sz w:val="18"/>
          <w:szCs w:val="18"/>
          <w:highlight w:val="none"/>
        </w:rPr>
        <w:t>系统的物理部署模型如</w:t>
      </w:r>
      <w:r>
        <w:rPr>
          <w:rFonts w:hint="default" w:ascii="Times New Roman" w:hAnsi="Times New Roman" w:cs="Times New Roman"/>
          <w:b w:val="0"/>
          <w:bCs w:val="0"/>
          <w:color w:val="auto"/>
          <w:sz w:val="18"/>
          <w:szCs w:val="18"/>
          <w:highlight w:val="none"/>
        </w:rPr>
        <w:t>图</w:t>
      </w:r>
      <w:del w:id="356" w:author="bjb" w:date="2026-04-02T15:14:27Z">
        <w:r>
          <w:rPr>
            <w:rFonts w:hint="default" w:ascii="Times New Roman" w:hAnsi="Times New Roman" w:cs="Times New Roman"/>
            <w:b w:val="0"/>
            <w:bCs w:val="0"/>
            <w:color w:val="auto"/>
            <w:sz w:val="18"/>
            <w:szCs w:val="18"/>
            <w:highlight w:val="none"/>
          </w:rPr>
          <w:delText xml:space="preserve">3. </w:delText>
        </w:r>
      </w:del>
      <w:r>
        <w:rPr>
          <w:rFonts w:hint="default" w:ascii="Times New Roman" w:hAnsi="Times New Roman" w:cs="Times New Roman"/>
          <w:b w:val="0"/>
          <w:bCs w:val="0"/>
          <w:color w:val="auto"/>
          <w:sz w:val="18"/>
          <w:szCs w:val="18"/>
          <w:highlight w:val="none"/>
        </w:rPr>
        <w:t>2</w:t>
      </w:r>
      <w:r>
        <w:rPr>
          <w:rFonts w:hint="default" w:ascii="Times New Roman" w:hAnsi="Times New Roman" w:eastAsia="宋体" w:cs="Times New Roman"/>
          <w:b w:val="0"/>
          <w:bCs w:val="0"/>
          <w:color w:val="auto"/>
          <w:sz w:val="18"/>
          <w:szCs w:val="18"/>
          <w:highlight w:val="none"/>
        </w:rPr>
        <w:t>所示，该拓扑结构旨在通过组件化的方式优化性能、提升</w:t>
      </w:r>
      <w:ins w:id="357" w:author="bjb" w:date="2026-04-02T15:14:47Z">
        <w:r>
          <w:rPr>
            <w:rFonts w:hint="eastAsia" w:ascii="Times New Roman" w:hAnsi="Times New Roman" w:cs="Times New Roman"/>
            <w:b w:val="0"/>
            <w:bCs w:val="0"/>
            <w:color w:val="auto"/>
            <w:sz w:val="18"/>
            <w:szCs w:val="18"/>
            <w:highlight w:val="none"/>
            <w:lang w:val="en-US" w:eastAsia="zh-CN"/>
          </w:rPr>
          <w:t>系统</w:t>
        </w:r>
      </w:ins>
      <w:r>
        <w:rPr>
          <w:rFonts w:hint="default" w:ascii="Times New Roman" w:hAnsi="Times New Roman" w:eastAsia="宋体" w:cs="Times New Roman"/>
          <w:b w:val="0"/>
          <w:bCs w:val="0"/>
          <w:color w:val="auto"/>
          <w:sz w:val="18"/>
          <w:szCs w:val="18"/>
          <w:highlight w:val="none"/>
        </w:rPr>
        <w:t>安全性，并实现前后端应用的彻底解耦。</w:t>
      </w:r>
      <w:bookmarkStart w:id="3" w:name="_Ref6415"/>
    </w:p>
    <w:p w14:paraId="1DFA927F">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rPr>
      </w:pPr>
      <w:r>
        <w:rPr>
          <w:rStyle w:val="20"/>
          <w:rFonts w:hint="default" w:ascii="Times New Roman" w:hAnsi="Times New Roman" w:eastAsia="黑体" w:cs="Times New Roman"/>
          <w:b w:val="0"/>
          <w:bCs/>
          <w:i w:val="0"/>
          <w:iCs w:val="0"/>
          <w:caps w:val="0"/>
          <w:color w:val="auto"/>
          <w:spacing w:val="0"/>
          <w:sz w:val="18"/>
          <w:szCs w:val="18"/>
          <w:highlight w:val="none"/>
          <w:shd w:val="clear" w:fill="FFFFFF"/>
          <w:lang w:eastAsia="zh-CN"/>
        </w:rPr>
        <w:drawing>
          <wp:inline distT="0" distB="0" distL="114300" distR="114300">
            <wp:extent cx="5696585" cy="3942080"/>
            <wp:effectExtent l="0" t="0" r="18415" b="1270"/>
            <wp:docPr id="10" name="图片 10" descr="24457b6fd9a5cd217cd3d92aa8975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4457b6fd9a5cd217cd3d92aa89751ec"/>
                    <pic:cNvPicPr>
                      <a:picLocks noChangeAspect="1"/>
                    </pic:cNvPicPr>
                  </pic:nvPicPr>
                  <pic:blipFill>
                    <a:blip r:embed="rId10"/>
                    <a:stretch>
                      <a:fillRect/>
                    </a:stretch>
                  </pic:blipFill>
                  <pic:spPr>
                    <a:xfrm>
                      <a:off x="0" y="0"/>
                      <a:ext cx="5696585" cy="3942080"/>
                    </a:xfrm>
                    <a:prstGeom prst="rect">
                      <a:avLst/>
                    </a:prstGeom>
                  </pic:spPr>
                </pic:pic>
              </a:graphicData>
            </a:graphic>
          </wp:inline>
        </w:drawing>
      </w:r>
    </w:p>
    <w:p w14:paraId="109C900E">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center"/>
        <w:textAlignment w:val="baseline"/>
        <w:rPr>
          <w:rFonts w:hint="default" w:ascii="Times New Roman" w:hAnsi="Times New Roman" w:eastAsia="宋体" w:cs="Times New Roman"/>
          <w:b/>
          <w:bCs/>
          <w:snapToGrid w:val="0"/>
          <w:color w:val="auto"/>
          <w:kern w:val="0"/>
          <w:sz w:val="18"/>
          <w:szCs w:val="18"/>
          <w:highlight w:val="none"/>
          <w:lang w:val="en-US" w:eastAsia="zh-CN" w:bidi="ar-SA"/>
        </w:rPr>
      </w:pPr>
      <w:r>
        <w:rPr>
          <w:rFonts w:hint="default" w:ascii="Times New Roman" w:hAnsi="Times New Roman" w:cs="Times New Roman"/>
          <w:color w:val="auto"/>
          <w:sz w:val="18"/>
          <w:szCs w:val="18"/>
          <w:highlight w:val="none"/>
        </w:rPr>
        <w:t>图</w:t>
      </w:r>
      <w:del w:id="358" w:author="bjb" w:date="2026-04-02T15:14:53Z">
        <w:r>
          <w:rPr>
            <w:rFonts w:hint="default" w:ascii="Times New Roman" w:hAnsi="Times New Roman" w:cs="Times New Roman"/>
            <w:color w:val="auto"/>
            <w:sz w:val="18"/>
            <w:szCs w:val="18"/>
            <w:highlight w:val="none"/>
          </w:rPr>
          <w:delText xml:space="preserve">3. </w:delText>
        </w:r>
      </w:del>
      <w:r>
        <w:rPr>
          <w:rFonts w:hint="default" w:ascii="Times New Roman" w:hAnsi="Times New Roman" w:cs="Times New Roman"/>
          <w:color w:val="auto"/>
          <w:sz w:val="18"/>
          <w:szCs w:val="18"/>
          <w:highlight w:val="none"/>
        </w:rPr>
        <w:t>2</w:t>
      </w:r>
      <w:bookmarkEnd w:id="3"/>
      <w:r>
        <w:rPr>
          <w:rFonts w:hint="eastAsia" w:ascii="Times New Roman" w:hAnsi="Times New Roman" w:cs="Times New Roman"/>
          <w:color w:val="auto"/>
          <w:sz w:val="18"/>
          <w:szCs w:val="18"/>
          <w:highlight w:val="none"/>
          <w:lang w:val="en-US" w:eastAsia="zh-CN"/>
        </w:rPr>
        <w:t xml:space="preserve"> </w:t>
      </w:r>
      <w:r>
        <w:rPr>
          <w:rFonts w:hint="default" w:ascii="Times New Roman" w:hAnsi="Times New Roman" w:eastAsia="宋体" w:cs="Times New Roman"/>
          <w:b/>
          <w:bCs/>
          <w:snapToGrid w:val="0"/>
          <w:color w:val="auto"/>
          <w:kern w:val="0"/>
          <w:sz w:val="18"/>
          <w:szCs w:val="18"/>
          <w:highlight w:val="none"/>
          <w:lang w:val="en-US" w:eastAsia="zh-CN" w:bidi="ar-SA"/>
        </w:rPr>
        <w:t>Web应用系统架构</w:t>
      </w:r>
    </w:p>
    <w:p w14:paraId="150AEAD6">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color w:val="auto"/>
          <w:sz w:val="18"/>
          <w:szCs w:val="18"/>
          <w:highlight w:val="none"/>
          <w:lang w:val="en-US" w:eastAsia="zh"/>
        </w:rPr>
      </w:pPr>
      <w:r>
        <w:rPr>
          <w:rFonts w:hint="default" w:ascii="Times New Roman" w:hAnsi="Times New Roman" w:eastAsia="宋体" w:cs="Times New Roman"/>
          <w:b w:val="0"/>
          <w:bCs w:val="0"/>
          <w:color w:val="auto"/>
          <w:sz w:val="18"/>
          <w:szCs w:val="18"/>
          <w:highlight w:val="none"/>
          <w:lang w:val="en-US" w:eastAsia="zh"/>
        </w:rPr>
        <w:t>整个架构以一个明确的边界“Web应用系统架构”为核心，将内部服务与外部访问有效隔离，清晰地展示了各组件在实际运行环境中的物理或逻辑分布，以及它们之间明确的交互路径。</w:t>
      </w:r>
      <w:r>
        <w:rPr>
          <w:rFonts w:hint="default" w:ascii="Times New Roman" w:hAnsi="Times New Roman" w:eastAsia="宋体" w:cs="Times New Roman"/>
          <w:color w:val="auto"/>
          <w:sz w:val="18"/>
          <w:szCs w:val="18"/>
          <w:highlight w:val="none"/>
          <w:lang w:val="en-US" w:eastAsia="zh"/>
        </w:rPr>
        <w:t xml:space="preserve"> </w:t>
      </w:r>
    </w:p>
    <w:p w14:paraId="389987F6">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lang w:val="en-US" w:eastAsia="zh"/>
        </w:rPr>
      </w:pPr>
      <w:r>
        <w:rPr>
          <w:rFonts w:hint="default" w:ascii="Times New Roman" w:hAnsi="Times New Roman" w:eastAsia="宋体" w:cs="Times New Roman"/>
          <w:b w:val="0"/>
          <w:bCs w:val="0"/>
          <w:color w:val="auto"/>
          <w:sz w:val="18"/>
          <w:szCs w:val="18"/>
          <w:highlight w:val="none"/>
          <w:lang w:val="en-US" w:eastAsia="zh"/>
        </w:rPr>
        <w:t>所有外部的用户客户端，如浏览器，均通过标准的、加密的HTTPS协议与系统进行通信，确保了数据在传输过程中的安全性。请求携带JSON Web Token（JWT），经Nginx网关转发后，由安全拦截器验证JWT</w:t>
      </w:r>
      <w:ins w:id="359" w:author="bjb" w:date="2026-04-02T15:15:45Z">
        <w:r>
          <w:rPr>
            <w:rFonts w:hint="eastAsia" w:ascii="Times New Roman" w:hAnsi="Times New Roman" w:cs="Times New Roman"/>
            <w:b w:val="0"/>
            <w:bCs w:val="0"/>
            <w:color w:val="auto"/>
            <w:sz w:val="18"/>
            <w:szCs w:val="18"/>
            <w:highlight w:val="none"/>
            <w:lang w:val="en-US" w:eastAsia="zh-CN"/>
          </w:rPr>
          <w:t>的</w:t>
        </w:r>
      </w:ins>
      <w:r>
        <w:rPr>
          <w:rFonts w:hint="default" w:ascii="Times New Roman" w:hAnsi="Times New Roman" w:eastAsia="宋体" w:cs="Times New Roman"/>
          <w:b w:val="0"/>
          <w:bCs w:val="0"/>
          <w:color w:val="auto"/>
          <w:sz w:val="18"/>
          <w:szCs w:val="18"/>
          <w:highlight w:val="none"/>
          <w:lang w:val="en-US" w:eastAsia="zh"/>
        </w:rPr>
        <w:t xml:space="preserve">有效性与权限，认证失败则返回HTTP 401/403状态码，构成系统第一道安全屏障。 </w:t>
      </w:r>
    </w:p>
    <w:p w14:paraId="742CCF8E">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lang w:val="en-US" w:eastAsia="zh"/>
        </w:rPr>
      </w:pPr>
      <w:r>
        <w:rPr>
          <w:rFonts w:hint="default" w:ascii="Times New Roman" w:hAnsi="Times New Roman" w:eastAsia="宋体" w:cs="Times New Roman"/>
          <w:b w:val="0"/>
          <w:bCs w:val="0"/>
          <w:color w:val="auto"/>
          <w:sz w:val="18"/>
          <w:szCs w:val="18"/>
          <w:highlight w:val="none"/>
          <w:lang w:val="en-US" w:eastAsia="zh"/>
        </w:rPr>
        <w:t>这些请求的统一入口是部署在公网边界的Nginx服务器，它在此架构中扮演了至关重要的网关角色。Nginx通过“动静分离”的设计思想，承担了两种截然不同的职责：一方面，作为静态内容分发服务器，它直接处理对前端静态资源的请求，高效地将预先构建好的Vue.js单页应用发送给客户端渲染；另一方面，作为反向代理服务器，它将所有动态API请求安全地转发至部署在内部网络的Spring Boot应用服务器，这种代理机制隐藏了后端服务的真实地址，为系统提供了安全屏障，并为未来的负载均衡扩展提供了统一入口。</w:t>
      </w:r>
    </w:p>
    <w:p w14:paraId="0B01E8A3">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color w:val="auto"/>
          <w:sz w:val="18"/>
          <w:szCs w:val="18"/>
          <w:highlight w:val="none"/>
          <w:lang w:val="en-US" w:eastAsia="zh"/>
        </w:rPr>
      </w:pPr>
      <w:r>
        <w:rPr>
          <w:rFonts w:hint="default" w:ascii="Times New Roman" w:hAnsi="Times New Roman" w:eastAsia="宋体" w:cs="Times New Roman"/>
          <w:b w:val="0"/>
          <w:bCs w:val="0"/>
          <w:color w:val="auto"/>
          <w:sz w:val="18"/>
          <w:szCs w:val="18"/>
          <w:highlight w:val="none"/>
          <w:lang w:val="en-US" w:eastAsia="zh"/>
        </w:rPr>
        <w:t>Spring Boot应用服务器是后端业务逻辑的核心执行环境，它被安全地部署在“Web应用系统架构”的内部边界之内。在接收到由Nginx转发的API请求后，它会执行相应的业务处理，并与一个多层次的数据后端进行交互：对于结构化的核心业务数据，应用服务器会通过持久化框架与关系数据库MySQL进行数据操作；当涉及图片、视频等非结构化的大型对象时，则通过官方SDK与对象存储OSS服务进行文件操作；同时，在整个请求处理生命周期中，应用服务器会持续地将运行状态与业务流程以应用日志的形式，</w:t>
      </w:r>
      <w:ins w:id="360" w:author="bjb" w:date="2026-04-02T10:46:59Z">
        <w:r>
          <w:rPr>
            <w:rFonts w:hint="eastAsia" w:ascii="Times New Roman" w:hAnsi="Times New Roman" w:cs="Times New Roman"/>
            <w:b w:val="0"/>
            <w:bCs w:val="0"/>
            <w:color w:val="auto"/>
            <w:sz w:val="18"/>
            <w:szCs w:val="18"/>
            <w:highlight w:val="none"/>
            <w:lang w:val="en-US" w:eastAsia="zh-CN"/>
          </w:rPr>
          <w:t>写入</w:t>
        </w:r>
      </w:ins>
      <w:del w:id="361" w:author="bjb" w:date="2026-04-02T10:46:59Z">
        <w:r>
          <w:rPr>
            <w:rFonts w:hint="default" w:ascii="Times New Roman" w:hAnsi="Times New Roman" w:eastAsia="宋体" w:cs="Times New Roman"/>
            <w:b w:val="0"/>
            <w:bCs w:val="0"/>
            <w:color w:val="auto"/>
            <w:sz w:val="18"/>
            <w:szCs w:val="18"/>
            <w:highlight w:val="none"/>
            <w:lang w:val="en-US" w:eastAsia="zh"/>
          </w:rPr>
          <w:delText>写入到</w:delText>
        </w:r>
      </w:del>
      <w:r>
        <w:rPr>
          <w:rFonts w:hint="default" w:ascii="Times New Roman" w:hAnsi="Times New Roman" w:eastAsia="宋体" w:cs="Times New Roman"/>
          <w:b w:val="0"/>
          <w:bCs w:val="0"/>
          <w:color w:val="auto"/>
          <w:sz w:val="18"/>
          <w:szCs w:val="18"/>
          <w:highlight w:val="none"/>
          <w:lang w:val="en-US" w:eastAsia="zh"/>
        </w:rPr>
        <w:t>服务器本地的文本文件中，为系统监控与故障排查提供依据。</w:t>
      </w:r>
    </w:p>
    <w:p w14:paraId="11B20A1E">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del w:id="362" w:author="bjb" w:date="2026-04-02T15:17:04Z"/>
          <w:rFonts w:hint="default" w:ascii="Times New Roman" w:hAnsi="Times New Roman" w:eastAsia="宋体" w:cs="Times New Roman"/>
          <w:b w:val="0"/>
          <w:bCs w:val="0"/>
          <w:color w:val="auto"/>
          <w:sz w:val="18"/>
          <w:szCs w:val="18"/>
          <w:highlight w:val="none"/>
          <w:lang w:val="en-US" w:eastAsia="zh"/>
        </w:rPr>
      </w:pPr>
      <w:del w:id="363" w:author="bjb" w:date="2026-04-02T15:17:04Z">
        <w:r>
          <w:rPr>
            <w:rFonts w:hint="default" w:ascii="Times New Roman" w:hAnsi="Times New Roman" w:eastAsia="宋体" w:cs="Times New Roman"/>
            <w:b w:val="0"/>
            <w:bCs w:val="0"/>
            <w:color w:val="auto"/>
            <w:sz w:val="18"/>
            <w:szCs w:val="18"/>
            <w:highlight w:val="none"/>
            <w:lang w:val="en-US" w:eastAsia="zh"/>
          </w:rPr>
          <w:delText>综上所述，该部署拓扑通过动静分离、反向代理和内部服务隔离等关键设计，构建了一个安全、高效且易于扩展的系统运行环境。每一个组件职责单一，可以根据负载情况进行独立伸缩，充分体现了现代Web应用的工程化最佳实践。</w:delText>
        </w:r>
      </w:del>
    </w:p>
    <w:p w14:paraId="3C9A53C7">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jc w:val="left"/>
        <w:textAlignment w:val="baseline"/>
        <w:rPr>
          <w:rFonts w:hint="default" w:ascii="Times New Roman" w:hAnsi="Times New Roman" w:eastAsia="宋体" w:cs="Times New Roman"/>
          <w:b w:val="0"/>
          <w:bCs w:val="0"/>
          <w:caps w:val="0"/>
          <w:color w:val="auto"/>
          <w:spacing w:val="0"/>
          <w:sz w:val="18"/>
          <w:szCs w:val="18"/>
          <w:highlight w:val="none"/>
          <w:shd w:val="clear" w:fill="FFFFFF"/>
        </w:rPr>
      </w:pPr>
      <w:r>
        <w:rPr>
          <w:rFonts w:hint="default" w:ascii="Times New Roman" w:hAnsi="Times New Roman" w:eastAsia="宋体" w:cs="Times New Roman"/>
          <w:b w:val="0"/>
          <w:bCs w:val="0"/>
          <w:caps w:val="0"/>
          <w:color w:val="auto"/>
          <w:spacing w:val="0"/>
          <w:sz w:val="18"/>
          <w:szCs w:val="18"/>
          <w:highlight w:val="none"/>
          <w:shd w:val="clear" w:fill="FFFFFF"/>
        </w:rPr>
        <w:t>3.</w:t>
      </w:r>
      <w:r>
        <w:rPr>
          <w:rFonts w:hint="default" w:ascii="Times New Roman" w:hAnsi="Times New Roman" w:cs="Times New Roman"/>
          <w:b w:val="0"/>
          <w:bCs w:val="0"/>
          <w:caps w:val="0"/>
          <w:color w:val="auto"/>
          <w:spacing w:val="0"/>
          <w:sz w:val="18"/>
          <w:szCs w:val="18"/>
          <w:highlight w:val="none"/>
          <w:shd w:val="clear" w:fill="FFFFFF"/>
          <w:lang w:val="en-US" w:eastAsia="zh-CN"/>
        </w:rPr>
        <w:t xml:space="preserve">4 </w:t>
      </w:r>
      <w:r>
        <w:rPr>
          <w:rFonts w:hint="default" w:ascii="Times New Roman" w:hAnsi="Times New Roman" w:eastAsia="宋体" w:cs="Times New Roman"/>
          <w:b w:val="0"/>
          <w:bCs w:val="0"/>
          <w:caps w:val="0"/>
          <w:color w:val="auto"/>
          <w:spacing w:val="0"/>
          <w:sz w:val="18"/>
          <w:szCs w:val="18"/>
          <w:highlight w:val="none"/>
          <w:shd w:val="clear" w:fill="FFFFFF"/>
        </w:rPr>
        <w:t>混合预测模型</w:t>
      </w:r>
    </w:p>
    <w:p w14:paraId="68A97770">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left"/>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Fonts w:hint="default" w:ascii="Times New Roman" w:hAnsi="Times New Roman" w:eastAsia="宋体" w:cs="Times New Roman"/>
          <w:b w:val="0"/>
          <w:bCs w:val="0"/>
          <w:i w:val="0"/>
          <w:iCs w:val="0"/>
          <w:caps w:val="0"/>
          <w:color w:val="auto"/>
          <w:spacing w:val="0"/>
          <w:sz w:val="18"/>
          <w:szCs w:val="18"/>
          <w:highlight w:val="none"/>
          <w:shd w:val="clear" w:fill="FFFFFF"/>
        </w:rPr>
        <w:t>单一预测模型难以同时应对山地旅游中的平稳季节性趋势与突发非线性事件（如火把节、极端天气）。ARIMA模型擅长捕捉线性趋势和季节性规律，但对突发事件反应迟缓；LSTM模型则擅长学习复杂非线性关系，但在处理强季节性序列的长期记忆方面存在局限。</w:t>
      </w:r>
    </w:p>
    <w:p w14:paraId="3090A3AC">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1"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Change w:id="364" w:author="bjb" w:date="2026-04-02T15:21:33Z">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1" w:firstLineChars="200"/>
            <w:jc w:val="left"/>
            <w:textAlignment w:val="baseline"/>
          </w:pPr>
        </w:pPrChange>
      </w:pPr>
      <w:r>
        <w:rPr>
          <w:rFonts w:hint="default" w:ascii="Times New Roman" w:hAnsi="Times New Roman" w:eastAsia="宋体" w:cs="Times New Roman"/>
          <w:b w:val="0"/>
          <w:bCs w:val="0"/>
          <w:i w:val="0"/>
          <w:iCs w:val="0"/>
          <w:caps w:val="0"/>
          <w:color w:val="auto"/>
          <w:spacing w:val="0"/>
          <w:sz w:val="18"/>
          <w:szCs w:val="18"/>
          <w:highlight w:val="none"/>
          <w:shd w:val="clear" w:fill="FFFFFF"/>
        </w:rPr>
        <w:t>为此，我们</w:t>
      </w:r>
      <w:del w:id="365" w:author="bjb" w:date="2026-04-02T15:17:22Z">
        <w:r>
          <w:rPr>
            <w:rFonts w:hint="default" w:ascii="Times New Roman" w:hAnsi="Times New Roman" w:eastAsia="宋体" w:cs="Times New Roman"/>
            <w:b w:val="0"/>
            <w:bCs w:val="0"/>
            <w:i w:val="0"/>
            <w:iCs w:val="0"/>
            <w:caps w:val="0"/>
            <w:color w:val="auto"/>
            <w:spacing w:val="0"/>
            <w:sz w:val="18"/>
            <w:szCs w:val="18"/>
            <w:highlight w:val="none"/>
            <w:shd w:val="clear" w:fill="FFFFFF"/>
          </w:rPr>
          <w:delText>创新性地</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开发了LSTM-ARIMA双流自适应融合模型，其核心公式为：</w:t>
      </w:r>
      <w:r>
        <w:rPr>
          <w:rFonts w:hint="default" w:ascii="Times New Roman" w:hAnsi="Times New Roman" w:eastAsia="宋体" w:cs="Times New Roman"/>
          <w:b w:val="0"/>
          <w:bCs w:val="0"/>
          <w:i/>
          <w:iCs/>
          <w:caps w:val="0"/>
          <w:color w:val="auto"/>
          <w:spacing w:val="0"/>
          <w:sz w:val="18"/>
          <w:szCs w:val="18"/>
          <w:highlight w:val="none"/>
          <w:shd w:val="clear" w:fill="FFFFFF"/>
          <w:rPrChange w:id="366" w:author="bjb" w:date="2026-04-02T15:17:57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t>ŷ_t = α·</w:t>
      </w:r>
      <w:r>
        <w:rPr>
          <w:rFonts w:hint="default" w:ascii="Times New Roman" w:hAnsi="Times New Roman" w:eastAsia="宋体" w:cs="Times New Roman"/>
          <w:b w:val="0"/>
          <w:bCs w:val="0"/>
          <w:i w:val="0"/>
          <w:iCs w:val="0"/>
          <w:caps w:val="0"/>
          <w:color w:val="auto"/>
          <w:spacing w:val="0"/>
          <w:sz w:val="18"/>
          <w:szCs w:val="18"/>
          <w:highlight w:val="none"/>
          <w:shd w:val="clear" w:fill="FFFFFF"/>
        </w:rPr>
        <w:t>LSTM(</w:t>
      </w:r>
      <w:r>
        <w:rPr>
          <w:rFonts w:hint="default" w:ascii="Times New Roman" w:hAnsi="Times New Roman" w:eastAsia="宋体" w:cs="Times New Roman"/>
          <w:b w:val="0"/>
          <w:bCs w:val="0"/>
          <w:i/>
          <w:iCs/>
          <w:caps w:val="0"/>
          <w:color w:val="auto"/>
          <w:spacing w:val="0"/>
          <w:sz w:val="18"/>
          <w:szCs w:val="18"/>
          <w:highlight w:val="none"/>
          <w:shd w:val="clear" w:fill="FFFFFF"/>
          <w:rPrChange w:id="367" w:author="bjb" w:date="2026-04-02T15:17:57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t>X_t</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iCs/>
          <w:caps w:val="0"/>
          <w:color w:val="auto"/>
          <w:spacing w:val="0"/>
          <w:sz w:val="18"/>
          <w:szCs w:val="18"/>
          <w:highlight w:val="none"/>
          <w:shd w:val="clear" w:fill="FFFFFF"/>
          <w:rPrChange w:id="368" w:author="bjb" w:date="2026-04-02T15:17:57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t xml:space="preserve"> + β·</w:t>
      </w:r>
      <w:r>
        <w:rPr>
          <w:rFonts w:hint="default" w:ascii="Times New Roman" w:hAnsi="Times New Roman" w:eastAsia="宋体" w:cs="Times New Roman"/>
          <w:b w:val="0"/>
          <w:bCs w:val="0"/>
          <w:i w:val="0"/>
          <w:iCs w:val="0"/>
          <w:caps w:val="0"/>
          <w:color w:val="auto"/>
          <w:spacing w:val="0"/>
          <w:sz w:val="18"/>
          <w:szCs w:val="18"/>
          <w:highlight w:val="none"/>
          <w:shd w:val="clear" w:fill="FFFFFF"/>
        </w:rPr>
        <w:t>ARIMA(</w:t>
      </w:r>
      <w:r>
        <w:rPr>
          <w:rFonts w:hint="default" w:ascii="Times New Roman" w:hAnsi="Times New Roman" w:eastAsia="宋体" w:cs="Times New Roman"/>
          <w:b w:val="0"/>
          <w:bCs w:val="0"/>
          <w:i/>
          <w:iCs/>
          <w:caps w:val="0"/>
          <w:color w:val="auto"/>
          <w:spacing w:val="0"/>
          <w:sz w:val="18"/>
          <w:szCs w:val="18"/>
          <w:highlight w:val="none"/>
          <w:shd w:val="clear" w:fill="FFFFFF"/>
          <w:rPrChange w:id="369" w:author="bjb" w:date="2026-04-02T15:17:57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t>Y_</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iCs/>
          <w:caps w:val="0"/>
          <w:color w:val="auto"/>
          <w:spacing w:val="0"/>
          <w:sz w:val="18"/>
          <w:szCs w:val="18"/>
          <w:highlight w:val="none"/>
          <w:shd w:val="clear" w:fill="FFFFFF"/>
          <w:rPrChange w:id="370" w:author="bjb" w:date="2026-04-02T15:17:57Z">
            <w:rPr>
              <w:rFonts w:hint="default" w:ascii="Times New Roman" w:hAnsi="Times New Roman" w:eastAsia="宋体" w:cs="Times New Roman"/>
              <w:b w:val="0"/>
              <w:bCs w:val="0"/>
              <w:i w:val="0"/>
              <w:iCs w:val="0"/>
              <w:caps w:val="0"/>
              <w:color w:val="auto"/>
              <w:spacing w:val="0"/>
              <w:sz w:val="18"/>
              <w:szCs w:val="18"/>
              <w:highlight w:val="none"/>
              <w:shd w:val="clear" w:fill="FFFFFF"/>
            </w:rPr>
          </w:rPrChange>
        </w:rPr>
        <w:t>t-</w:t>
      </w:r>
      <w:r>
        <w:rPr>
          <w:rFonts w:hint="default" w:ascii="Times New Roman" w:hAnsi="Times New Roman" w:eastAsia="宋体" w:cs="Times New Roman"/>
          <w:b w:val="0"/>
          <w:bCs w:val="0"/>
          <w:i w:val="0"/>
          <w:iCs w:val="0"/>
          <w:caps w:val="0"/>
          <w:color w:val="auto"/>
          <w:spacing w:val="0"/>
          <w:sz w:val="18"/>
          <w:szCs w:val="18"/>
          <w:highlight w:val="none"/>
          <w:shd w:val="clear" w:fill="FFFFFF"/>
        </w:rPr>
        <w:t>1))。</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其中，</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1" w:author="bjb" w:date="2026-04-02T15:20:21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α</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和</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2" w:author="bjb" w:date="2026-04-02T15:20:21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β</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为权重系数（初始值通过网格搜索设定为0.7和0.3），实际为动态自适应权重：网络良好、数据完整时，</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3" w:author="bjb" w:date="2026-04-02T15:20:21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α</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趋近于0、</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4" w:author="bjb" w:date="2026-04-02T15:20:21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β</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趋近于1，充分发挥LSTM高精度优势（MAPE低至26.76%）；数据缺失/断网时，提高</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5" w:author="bjb" w:date="2026-04-02T15:21:17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α</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值，极端情况下</w:t>
      </w:r>
      <w:r>
        <w:rPr>
          <w:rFonts w:hint="default" w:ascii="Times New Roman" w:hAnsi="Times New Roman" w:eastAsia="宋体" w:cs="Times New Roman"/>
          <w:b w:val="0"/>
          <w:bCs w:val="0"/>
          <w:i/>
          <w:iCs/>
          <w:caps w:val="0"/>
          <w:color w:val="auto"/>
          <w:spacing w:val="0"/>
          <w:sz w:val="18"/>
          <w:szCs w:val="18"/>
          <w:highlight w:val="none"/>
          <w:shd w:val="clear" w:fill="FFFFFF"/>
          <w:lang w:eastAsia="zh"/>
          <w:rPrChange w:id="376" w:author="bjb" w:date="2026-04-02T15:21:20Z">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rPrChange>
        </w:rPr>
        <w:t>α</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
        </w:rPr>
        <w:t>=1，以ARIMA作为保底防线，避免系统崩溃。</w:t>
      </w:r>
      <w:r>
        <w:rPr>
          <w:rFonts w:hint="default" w:ascii="Times New Roman" w:hAnsi="Times New Roman" w:eastAsia="宋体" w:cs="Times New Roman"/>
          <w:b w:val="0"/>
          <w:bCs w:val="0"/>
          <w:color w:val="auto"/>
          <w:sz w:val="18"/>
          <w:szCs w:val="18"/>
          <w:highlight w:val="none"/>
        </w:rPr>
        <w:t xml:space="preserve">LSTM 流负责处理多源融合的联邦特征向量 X_t（维度为 12 类多源数据映射的 18 维向量，含海拔梯度系数 K_alt=1+0.05×(海拔 / 1000)、火把节独热编码等），使其能够灵敏捕捉火把节等事件引发的客流变化；ARIMA 流则负责拟合历史客流数据 </w:t>
      </w:r>
      <w:r>
        <w:rPr>
          <w:rFonts w:hint="default" w:ascii="Times New Roman" w:hAnsi="Times New Roman" w:eastAsia="宋体" w:cs="Times New Roman"/>
          <w:b w:val="0"/>
          <w:bCs w:val="0"/>
          <w:i/>
          <w:iCs/>
          <w:color w:val="auto"/>
          <w:sz w:val="18"/>
          <w:szCs w:val="18"/>
          <w:highlight w:val="none"/>
          <w:rPrChange w:id="377" w:author="bjb" w:date="2026-04-02T15:22:40Z">
            <w:rPr>
              <w:rFonts w:hint="default" w:ascii="Times New Roman" w:hAnsi="Times New Roman" w:eastAsia="宋体" w:cs="Times New Roman"/>
              <w:b w:val="0"/>
              <w:bCs w:val="0"/>
              <w:color w:val="auto"/>
              <w:sz w:val="18"/>
              <w:szCs w:val="18"/>
              <w:highlight w:val="none"/>
            </w:rPr>
          </w:rPrChange>
        </w:rPr>
        <w:t>Y</w:t>
      </w:r>
      <w:r>
        <w:rPr>
          <w:rFonts w:hint="default" w:ascii="Times New Roman" w:hAnsi="Times New Roman" w:eastAsia="宋体" w:cs="Times New Roman"/>
          <w:b w:val="0"/>
          <w:bCs w:val="0"/>
          <w:color w:val="auto"/>
          <w:sz w:val="18"/>
          <w:szCs w:val="18"/>
          <w:highlight w:val="none"/>
        </w:rPr>
        <w:t>_(</w:t>
      </w:r>
      <w:r>
        <w:rPr>
          <w:rFonts w:hint="default" w:ascii="Times New Roman" w:hAnsi="Times New Roman" w:eastAsia="宋体" w:cs="Times New Roman"/>
          <w:b w:val="0"/>
          <w:bCs w:val="0"/>
          <w:i/>
          <w:iCs/>
          <w:color w:val="auto"/>
          <w:sz w:val="18"/>
          <w:szCs w:val="18"/>
          <w:highlight w:val="none"/>
          <w:rPrChange w:id="378" w:author="bjb" w:date="2026-04-02T15:22:40Z">
            <w:rPr>
              <w:rFonts w:hint="default" w:ascii="Times New Roman" w:hAnsi="Times New Roman" w:eastAsia="宋体" w:cs="Times New Roman"/>
              <w:b w:val="0"/>
              <w:bCs w:val="0"/>
              <w:color w:val="auto"/>
              <w:sz w:val="18"/>
              <w:szCs w:val="18"/>
              <w:highlight w:val="none"/>
            </w:rPr>
          </w:rPrChange>
        </w:rPr>
        <w:t>t</w:t>
      </w:r>
      <w:r>
        <w:rPr>
          <w:rFonts w:hint="default" w:ascii="Times New Roman" w:hAnsi="Times New Roman" w:eastAsia="宋体" w:cs="Times New Roman"/>
          <w:b w:val="0"/>
          <w:bCs w:val="0"/>
          <w:color w:val="auto"/>
          <w:sz w:val="18"/>
          <w:szCs w:val="18"/>
          <w:highlight w:val="none"/>
        </w:rPr>
        <w:t>-1) 的平稳季节性波动。</w:t>
      </w:r>
      <w:ins w:id="379" w:author="bjb" w:date="2026-04-02T15:23:11Z">
        <w:r>
          <w:rPr>
            <w:rFonts w:hint="default" w:ascii="Times New Roman" w:hAnsi="Times New Roman" w:eastAsia="宋体" w:cs="Times New Roman"/>
            <w:b w:val="0"/>
            <w:bCs w:val="0"/>
            <w:color w:val="auto"/>
            <w:sz w:val="18"/>
            <w:szCs w:val="18"/>
            <w:highlight w:val="none"/>
          </w:rPr>
          <w:t>调整</w:t>
        </w:r>
      </w:ins>
      <w:r>
        <w:rPr>
          <w:rFonts w:hint="default" w:ascii="Times New Roman" w:hAnsi="Times New Roman" w:eastAsia="宋体" w:cs="Times New Roman"/>
          <w:b w:val="0"/>
          <w:bCs w:val="0"/>
          <w:color w:val="auto"/>
          <w:sz w:val="18"/>
          <w:szCs w:val="18"/>
          <w:highlight w:val="none"/>
        </w:rPr>
        <w:t>模型超参数</w:t>
      </w:r>
      <w:del w:id="380" w:author="bjb" w:date="2026-04-02T15:23:12Z">
        <w:r>
          <w:rPr>
            <w:rFonts w:hint="default" w:ascii="Times New Roman" w:hAnsi="Times New Roman" w:eastAsia="宋体" w:cs="Times New Roman"/>
            <w:b w:val="0"/>
            <w:bCs w:val="0"/>
            <w:color w:val="auto"/>
            <w:sz w:val="18"/>
            <w:szCs w:val="18"/>
            <w:highlight w:val="none"/>
          </w:rPr>
          <w:delText>经</w:delText>
        </w:r>
      </w:del>
      <w:del w:id="381" w:author="bjb" w:date="2026-04-02T15:23:11Z">
        <w:r>
          <w:rPr>
            <w:rFonts w:hint="default" w:ascii="Times New Roman" w:hAnsi="Times New Roman" w:eastAsia="宋体" w:cs="Times New Roman"/>
            <w:b w:val="0"/>
            <w:bCs w:val="0"/>
            <w:color w:val="auto"/>
            <w:sz w:val="18"/>
            <w:szCs w:val="18"/>
            <w:highlight w:val="none"/>
          </w:rPr>
          <w:delText>过精心调整</w:delText>
        </w:r>
      </w:del>
      <w:r>
        <w:rPr>
          <w:rFonts w:hint="default" w:ascii="Times New Roman" w:hAnsi="Times New Roman" w:eastAsia="宋体" w:cs="Times New Roman"/>
          <w:b w:val="0"/>
          <w:bCs w:val="0"/>
          <w:color w:val="auto"/>
          <w:sz w:val="18"/>
          <w:szCs w:val="18"/>
          <w:highlight w:val="none"/>
        </w:rPr>
        <w:t xml:space="preserve">：LSTM </w:t>
      </w:r>
      <w:ins w:id="382" w:author="bjb" w:date="2026-04-02T15:23:28Z">
        <w:r>
          <w:rPr>
            <w:rFonts w:hint="eastAsia" w:ascii="Times New Roman" w:hAnsi="Times New Roman" w:cs="Times New Roman"/>
            <w:b w:val="0"/>
            <w:bCs w:val="0"/>
            <w:color w:val="auto"/>
            <w:sz w:val="18"/>
            <w:szCs w:val="18"/>
            <w:highlight w:val="none"/>
            <w:lang w:val="en-US" w:eastAsia="zh-CN"/>
          </w:rPr>
          <w:t>设置</w:t>
        </w:r>
      </w:ins>
      <w:del w:id="383" w:author="bjb" w:date="2026-04-02T15:23:25Z">
        <w:r>
          <w:rPr>
            <w:rFonts w:hint="default" w:ascii="Times New Roman" w:hAnsi="Times New Roman" w:eastAsia="宋体" w:cs="Times New Roman"/>
            <w:b w:val="0"/>
            <w:bCs w:val="0"/>
            <w:color w:val="auto"/>
            <w:sz w:val="18"/>
            <w:szCs w:val="18"/>
            <w:highlight w:val="none"/>
          </w:rPr>
          <w:delText>设</w:delText>
        </w:r>
      </w:del>
      <w:r>
        <w:rPr>
          <w:rFonts w:hint="default" w:ascii="Times New Roman" w:hAnsi="Times New Roman" w:eastAsia="宋体" w:cs="Times New Roman"/>
          <w:b w:val="0"/>
          <w:bCs w:val="0"/>
          <w:color w:val="auto"/>
          <w:sz w:val="18"/>
          <w:szCs w:val="18"/>
          <w:highlight w:val="none"/>
        </w:rPr>
        <w:t xml:space="preserve"> 3 层</w:t>
      </w:r>
      <w:ins w:id="384" w:author="bjb" w:date="2026-04-02T15:23:37Z">
        <w:r>
          <w:rPr>
            <w:rFonts w:hint="eastAsia" w:ascii="Times New Roman" w:hAnsi="Times New Roman" w:cs="Times New Roman"/>
            <w:b w:val="0"/>
            <w:bCs w:val="0"/>
            <w:color w:val="auto"/>
            <w:sz w:val="18"/>
            <w:szCs w:val="18"/>
            <w:highlight w:val="none"/>
            <w:lang w:val="en-US" w:eastAsia="zh-CN"/>
          </w:rPr>
          <w:t>隐藏</w:t>
        </w:r>
      </w:ins>
      <w:del w:id="385" w:author="bjb" w:date="2026-04-02T15:23:34Z">
        <w:r>
          <w:rPr>
            <w:rFonts w:hint="default" w:ascii="Times New Roman" w:hAnsi="Times New Roman" w:eastAsia="宋体" w:cs="Times New Roman"/>
            <w:b w:val="0"/>
            <w:bCs w:val="0"/>
            <w:color w:val="auto"/>
            <w:sz w:val="18"/>
            <w:szCs w:val="18"/>
            <w:highlight w:val="none"/>
          </w:rPr>
          <w:delText>隐</w:delText>
        </w:r>
      </w:del>
      <w:r>
        <w:rPr>
          <w:rFonts w:hint="default" w:ascii="Times New Roman" w:hAnsi="Times New Roman" w:eastAsia="宋体" w:cs="Times New Roman"/>
          <w:b w:val="0"/>
          <w:bCs w:val="0"/>
          <w:color w:val="auto"/>
          <w:sz w:val="18"/>
          <w:szCs w:val="18"/>
          <w:highlight w:val="none"/>
        </w:rPr>
        <w:t>层、128 个神经元，Dropout 率为 0.2</w:t>
      </w:r>
      <w:ins w:id="386" w:author="bjb" w:date="2026-04-02T15:23:02Z">
        <w:r>
          <w:rPr>
            <w:rFonts w:hint="eastAsia" w:ascii="Times New Roman" w:hAnsi="Times New Roman" w:cs="Times New Roman"/>
            <w:b w:val="0"/>
            <w:bCs w:val="0"/>
            <w:color w:val="auto"/>
            <w:sz w:val="18"/>
            <w:szCs w:val="18"/>
            <w:highlight w:val="none"/>
            <w:lang w:eastAsia="zh-CN"/>
          </w:rPr>
          <w:t>，</w:t>
        </w:r>
      </w:ins>
      <w:del w:id="387" w:author="bjb" w:date="2026-04-02T15:23:03Z">
        <w:r>
          <w:rPr>
            <w:rFonts w:hint="default" w:ascii="Times New Roman" w:hAnsi="Times New Roman" w:eastAsia="宋体" w:cs="Times New Roman"/>
            <w:b w:val="0"/>
            <w:bCs w:val="0"/>
            <w:color w:val="auto"/>
            <w:sz w:val="18"/>
            <w:szCs w:val="18"/>
            <w:highlight w:val="none"/>
          </w:rPr>
          <w:delText xml:space="preserve"> </w:delText>
        </w:r>
      </w:del>
      <w:r>
        <w:rPr>
          <w:rFonts w:hint="default" w:ascii="Times New Roman" w:hAnsi="Times New Roman" w:eastAsia="宋体" w:cs="Times New Roman"/>
          <w:b w:val="0"/>
          <w:bCs w:val="0"/>
          <w:color w:val="auto"/>
          <w:sz w:val="18"/>
          <w:szCs w:val="18"/>
          <w:highlight w:val="none"/>
        </w:rPr>
        <w:t xml:space="preserve">以防止过拟合；ARIMA 通过 ADF 检验（p&lt;0.01）确定差分阶数 </w:t>
      </w:r>
      <w:r>
        <w:rPr>
          <w:rFonts w:hint="default" w:ascii="Times New Roman" w:hAnsi="Times New Roman" w:eastAsia="宋体" w:cs="Times New Roman"/>
          <w:b w:val="0"/>
          <w:bCs w:val="0"/>
          <w:i/>
          <w:iCs/>
          <w:color w:val="auto"/>
          <w:sz w:val="18"/>
          <w:szCs w:val="18"/>
          <w:highlight w:val="none"/>
          <w:rPrChange w:id="388" w:author="bjb" w:date="2026-04-02T15:23:53Z">
            <w:rPr>
              <w:rFonts w:hint="default" w:ascii="Times New Roman" w:hAnsi="Times New Roman" w:eastAsia="宋体" w:cs="Times New Roman"/>
              <w:b w:val="0"/>
              <w:bCs w:val="0"/>
              <w:color w:val="auto"/>
              <w:sz w:val="18"/>
              <w:szCs w:val="18"/>
              <w:highlight w:val="none"/>
            </w:rPr>
          </w:rPrChange>
        </w:rPr>
        <w:t>d</w:t>
      </w:r>
      <w:r>
        <w:rPr>
          <w:rFonts w:hint="default" w:ascii="Times New Roman" w:hAnsi="Times New Roman" w:eastAsia="宋体" w:cs="Times New Roman"/>
          <w:b w:val="0"/>
          <w:bCs w:val="0"/>
          <w:color w:val="auto"/>
          <w:sz w:val="18"/>
          <w:szCs w:val="18"/>
          <w:highlight w:val="none"/>
        </w:rPr>
        <w:t xml:space="preserve">=1，ACF/PACF 图确定 </w:t>
      </w:r>
      <w:r>
        <w:rPr>
          <w:rFonts w:hint="default" w:ascii="Times New Roman" w:hAnsi="Times New Roman" w:eastAsia="宋体" w:cs="Times New Roman"/>
          <w:b w:val="0"/>
          <w:bCs w:val="0"/>
          <w:i/>
          <w:iCs/>
          <w:color w:val="auto"/>
          <w:sz w:val="18"/>
          <w:szCs w:val="18"/>
          <w:highlight w:val="none"/>
          <w:rPrChange w:id="389" w:author="bjb" w:date="2026-04-02T15:23:57Z">
            <w:rPr>
              <w:rFonts w:hint="default" w:ascii="Times New Roman" w:hAnsi="Times New Roman" w:eastAsia="宋体" w:cs="Times New Roman"/>
              <w:b w:val="0"/>
              <w:bCs w:val="0"/>
              <w:color w:val="auto"/>
              <w:sz w:val="18"/>
              <w:szCs w:val="18"/>
              <w:highlight w:val="none"/>
            </w:rPr>
          </w:rPrChange>
        </w:rPr>
        <w:t>p</w:t>
      </w:r>
      <w:r>
        <w:rPr>
          <w:rFonts w:hint="default" w:ascii="Times New Roman" w:hAnsi="Times New Roman" w:eastAsia="宋体" w:cs="Times New Roman"/>
          <w:b w:val="0"/>
          <w:bCs w:val="0"/>
          <w:color w:val="auto"/>
          <w:sz w:val="18"/>
          <w:szCs w:val="18"/>
          <w:highlight w:val="none"/>
        </w:rPr>
        <w:t>=2、</w:t>
      </w:r>
      <w:r>
        <w:rPr>
          <w:rFonts w:hint="default" w:ascii="Times New Roman" w:hAnsi="Times New Roman" w:eastAsia="宋体" w:cs="Times New Roman"/>
          <w:b w:val="0"/>
          <w:bCs w:val="0"/>
          <w:i/>
          <w:iCs/>
          <w:color w:val="auto"/>
          <w:sz w:val="18"/>
          <w:szCs w:val="18"/>
          <w:highlight w:val="none"/>
          <w:rPrChange w:id="390" w:author="bjb" w:date="2026-04-02T15:23:57Z">
            <w:rPr>
              <w:rFonts w:hint="default" w:ascii="Times New Roman" w:hAnsi="Times New Roman" w:eastAsia="宋体" w:cs="Times New Roman"/>
              <w:b w:val="0"/>
              <w:bCs w:val="0"/>
              <w:color w:val="auto"/>
              <w:sz w:val="18"/>
              <w:szCs w:val="18"/>
              <w:highlight w:val="none"/>
            </w:rPr>
          </w:rPrChange>
        </w:rPr>
        <w:t>q</w:t>
      </w:r>
      <w:r>
        <w:rPr>
          <w:rFonts w:hint="default" w:ascii="Times New Roman" w:hAnsi="Times New Roman" w:eastAsia="宋体" w:cs="Times New Roman"/>
          <w:b w:val="0"/>
          <w:bCs w:val="0"/>
          <w:color w:val="auto"/>
          <w:sz w:val="18"/>
          <w:szCs w:val="18"/>
          <w:highlight w:val="none"/>
        </w:rPr>
        <w:t>=1，最终参数 (2,1,1)。训练集 / 测试集按 7:3 划分，使用 Adam 优化器（学习率 0.001），批量大小 32，训练 500 轮；通过 Early Stopping（patience=10）防止过拟合。</w:t>
      </w:r>
      <w:commentRangeStart w:id="0"/>
      <w:r>
        <w:rPr>
          <w:rFonts w:hint="default" w:ascii="Times New Roman" w:hAnsi="Times New Roman" w:eastAsia="宋体" w:cs="Times New Roman"/>
          <w:b w:val="0"/>
          <w:bCs w:val="0"/>
          <w:i w:val="0"/>
          <w:iCs w:val="0"/>
          <w:caps w:val="0"/>
          <w:color w:val="auto"/>
          <w:spacing w:val="0"/>
          <w:sz w:val="18"/>
          <w:szCs w:val="18"/>
          <w:highlight w:val="none"/>
          <w:shd w:val="clear" w:fill="FFFFFF"/>
        </w:rPr>
        <w:t>在六盘水真实数据上</w:t>
      </w:r>
      <w:commentRangeEnd w:id="0"/>
      <w:r>
        <w:commentReference w:id="0"/>
      </w:r>
      <w:r>
        <w:rPr>
          <w:rFonts w:hint="default" w:ascii="Times New Roman" w:hAnsi="Times New Roman" w:eastAsia="宋体" w:cs="Times New Roman"/>
          <w:b w:val="0"/>
          <w:bCs w:val="0"/>
          <w:i w:val="0"/>
          <w:iCs w:val="0"/>
          <w:caps w:val="0"/>
          <w:color w:val="auto"/>
          <w:spacing w:val="0"/>
          <w:sz w:val="18"/>
          <w:szCs w:val="18"/>
          <w:highlight w:val="none"/>
          <w:shd w:val="clear" w:fill="FFFFFF"/>
        </w:rPr>
        <w:t>的测试表明，此混合模型的平均绝对误差（MAE）仅为124.3，显著低于单一LSTM模型（MAE=186.5）和ARIMA模型（MAE=213.1），误差降低41.7%，且统计检验显示此提升具有显著性（p&lt;0.01）。这充分证明了混合模型在处理山地旅游复杂时序数据方面的优势。</w:t>
      </w:r>
    </w:p>
    <w:p w14:paraId="12FE8955">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center"/>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drawing>
          <wp:inline distT="0" distB="0" distL="114300" distR="114300">
            <wp:extent cx="3839845" cy="2879725"/>
            <wp:effectExtent l="0" t="0" r="8255" b="1587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tretch>
                      <a:fillRect/>
                    </a:stretch>
                  </pic:blipFill>
                  <pic:spPr>
                    <a:xfrm>
                      <a:off x="0" y="0"/>
                      <a:ext cx="3839845" cy="2879725"/>
                    </a:xfrm>
                    <a:prstGeom prst="rect">
                      <a:avLst/>
                    </a:prstGeom>
                    <a:noFill/>
                    <a:ln w="9525">
                      <a:noFill/>
                    </a:ln>
                  </pic:spPr>
                </pic:pic>
              </a:graphicData>
            </a:graphic>
          </wp:inline>
        </w:drawing>
      </w:r>
    </w:p>
    <w:p w14:paraId="125AD24E">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center"/>
        <w:textAlignment w:val="baseline"/>
        <w:rPr>
          <w:rFonts w:hint="default" w:ascii="Times New Roman" w:hAnsi="Times New Roman" w:eastAsia="黑体" w:cs="Times New Roman"/>
          <w:b/>
          <w:bCs/>
          <w:color w:val="auto"/>
          <w:sz w:val="18"/>
          <w:szCs w:val="18"/>
          <w:highlight w:val="none"/>
        </w:rPr>
      </w:pPr>
      <w:r>
        <w:rPr>
          <w:rFonts w:hint="default" w:ascii="Times New Roman" w:hAnsi="Times New Roman" w:cs="Times New Roman"/>
          <w:b/>
          <w:bCs/>
          <w:color w:val="auto"/>
          <w:sz w:val="18"/>
          <w:szCs w:val="18"/>
          <w:highlight w:val="none"/>
        </w:rPr>
        <w:t>图3</w:t>
      </w:r>
      <w:del w:id="391" w:author="bjb" w:date="2026-04-02T15:25:38Z">
        <w:r>
          <w:rPr>
            <w:rFonts w:hint="default" w:ascii="Times New Roman" w:hAnsi="Times New Roman" w:cs="Times New Roman"/>
            <w:b/>
            <w:bCs/>
            <w:color w:val="auto"/>
            <w:sz w:val="18"/>
            <w:szCs w:val="18"/>
            <w:highlight w:val="none"/>
          </w:rPr>
          <w:delText xml:space="preserve">. </w:delText>
        </w:r>
      </w:del>
      <w:del w:id="392" w:author="bjb" w:date="2026-04-02T15:25:39Z">
        <w:r>
          <w:rPr>
            <w:rFonts w:hint="default" w:ascii="Times New Roman" w:hAnsi="Times New Roman" w:cs="Times New Roman"/>
            <w:b/>
            <w:bCs/>
            <w:color w:val="auto"/>
            <w:sz w:val="18"/>
            <w:szCs w:val="18"/>
            <w:highlight w:val="none"/>
          </w:rPr>
          <w:delText>3</w:delText>
        </w:r>
      </w:del>
      <w:r>
        <w:rPr>
          <w:rFonts w:hint="default" w:ascii="Times New Roman" w:hAnsi="Times New Roman" w:eastAsia="黑体" w:cs="Times New Roman"/>
          <w:b/>
          <w:bCs/>
          <w:color w:val="auto"/>
          <w:sz w:val="18"/>
          <w:szCs w:val="18"/>
          <w:highlight w:val="none"/>
        </w:rPr>
        <w:t xml:space="preserve"> 系统整合的12类维度数据概览</w:t>
      </w:r>
    </w:p>
    <w:p>
      <w:pPr>
        <w:pStyle w:val="4"/>
      </w:pPr>
      <w:r>
        <w:t>如图3所示，系统整合的12类维度数据覆盖环境数据（气温/气象、紫外线指数、空气质量，贡献度28.7%）、游客行为数据（历史客流量、游客轨迹、OTA退订、社交媒体情感，贡献度32.1%）、山地特色数据（海拔梯度、坡度/地形、交通到达量，贡献度23.5%）以及节庆事件数据（节假日标签、民族节庆，贡献度15.7%）四大类别。图3(a)雷达图展示了各类数据对预测精度的贡献度分布，其中游客行为数据贡献最大；图3(b)柱状图展示了各类数据的采集规模，游客轨迹数据量最大（约12万条），节庆事件数据虽量少但对火把节等突发客流预测具有关键作用。12类数据经特征工程映射为18维向量后馈入LSTM流进行训练（详见第2.1.1节）。</w:t>
      </w:r>
    </w:p>
    <w:p w14:paraId="09CD1F08">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jc w:val="both"/>
        <w:textAlignment w:val="baseline"/>
        <w:rPr>
          <w:rFonts w:hint="default" w:ascii="Times New Roman" w:hAnsi="Times New Roman" w:eastAsia="宋体" w:cs="Times New Roman"/>
          <w:b w:val="0"/>
          <w:bCs w:val="0"/>
          <w:caps w:val="0"/>
          <w:color w:val="auto"/>
          <w:spacing w:val="0"/>
          <w:sz w:val="18"/>
          <w:szCs w:val="18"/>
          <w:highlight w:val="none"/>
          <w:shd w:val="clear" w:fill="FFFFFF"/>
        </w:rPr>
      </w:pPr>
      <w:r>
        <w:rPr>
          <w:rFonts w:hint="default" w:ascii="Times New Roman" w:hAnsi="Times New Roman" w:eastAsia="宋体" w:cs="Times New Roman"/>
          <w:b w:val="0"/>
          <w:bCs w:val="0"/>
          <w:caps w:val="0"/>
          <w:color w:val="auto"/>
          <w:spacing w:val="0"/>
          <w:sz w:val="18"/>
          <w:szCs w:val="18"/>
          <w:highlight w:val="none"/>
          <w:shd w:val="clear" w:fill="FFFFFF"/>
        </w:rPr>
        <w:t>3.</w:t>
      </w:r>
      <w:r>
        <w:rPr>
          <w:rFonts w:hint="default" w:ascii="Times New Roman" w:hAnsi="Times New Roman" w:cs="Times New Roman"/>
          <w:b w:val="0"/>
          <w:bCs w:val="0"/>
          <w:caps w:val="0"/>
          <w:color w:val="auto"/>
          <w:spacing w:val="0"/>
          <w:sz w:val="18"/>
          <w:szCs w:val="18"/>
          <w:highlight w:val="none"/>
          <w:shd w:val="clear" w:fill="FFFFFF"/>
          <w:lang w:val="en-US" w:eastAsia="zh-CN"/>
        </w:rPr>
        <w:t xml:space="preserve">5 </w:t>
      </w:r>
      <w:r>
        <w:rPr>
          <w:rFonts w:hint="default" w:ascii="Times New Roman" w:hAnsi="Times New Roman" w:eastAsia="宋体" w:cs="Times New Roman"/>
          <w:b w:val="0"/>
          <w:bCs w:val="0"/>
          <w:caps w:val="0"/>
          <w:color w:val="auto"/>
          <w:spacing w:val="0"/>
          <w:sz w:val="18"/>
          <w:szCs w:val="18"/>
          <w:highlight w:val="none"/>
          <w:shd w:val="clear" w:fill="FFFFFF"/>
        </w:rPr>
        <w:t>决策范式</w:t>
      </w:r>
    </w:p>
    <w:p w14:paraId="52867863">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Fonts w:hint="default" w:ascii="Times New Roman" w:hAnsi="Times New Roman" w:eastAsia="宋体" w:cs="Times New Roman"/>
          <w:b w:val="0"/>
          <w:bCs w:val="0"/>
          <w:i w:val="0"/>
          <w:iCs w:val="0"/>
          <w:caps w:val="0"/>
          <w:color w:val="auto"/>
          <w:spacing w:val="0"/>
          <w:sz w:val="18"/>
          <w:szCs w:val="18"/>
          <w:highlight w:val="none"/>
          <w:shd w:val="clear" w:fill="FFFFFF"/>
        </w:rPr>
        <w:t>三维全息政策沙盘旨在直观展示预测结果</w:t>
      </w:r>
      <w:del w:id="393" w:author="bjb" w:date="2026-04-02T15:26:21Z">
        <w:r>
          <w:rPr>
            <w:rFonts w:hint="default" w:ascii="Times New Roman" w:hAnsi="Times New Roman" w:eastAsia="宋体" w:cs="Times New Roman"/>
            <w:b w:val="0"/>
            <w:bCs w:val="0"/>
            <w:i w:val="0"/>
            <w:iCs w:val="0"/>
            <w:caps w:val="0"/>
            <w:color w:val="auto"/>
            <w:spacing w:val="0"/>
            <w:sz w:val="18"/>
            <w:szCs w:val="18"/>
            <w:highlight w:val="none"/>
            <w:shd w:val="clear" w:fill="FFFFFF"/>
          </w:rPr>
          <w:delText>并预见决策影响</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。我们采用Java/Spring Boot作为后端技术栈，Vue3/Three.js构建前端界面，打造了一个三维全息政策沙盘。该沙盘集成了多项</w:t>
      </w:r>
      <w:del w:id="394" w:author="bjb" w:date="2026-04-02T15:26:30Z">
        <w:r>
          <w:rPr>
            <w:rFonts w:hint="default" w:ascii="Times New Roman" w:hAnsi="Times New Roman" w:eastAsia="宋体" w:cs="Times New Roman"/>
            <w:b w:val="0"/>
            <w:bCs w:val="0"/>
            <w:i w:val="0"/>
            <w:iCs w:val="0"/>
            <w:caps w:val="0"/>
            <w:color w:val="auto"/>
            <w:spacing w:val="0"/>
            <w:sz w:val="18"/>
            <w:szCs w:val="18"/>
            <w:highlight w:val="none"/>
            <w:shd w:val="clear" w:fill="FFFFFF"/>
          </w:rPr>
          <w:delText>先进</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技术：</w:t>
      </w:r>
    </w:p>
    <w:p w14:paraId="3A0B189B">
      <w:pPr>
        <w:pStyle w:val="4"/>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firstLine="360" w:firstLineChars="200"/>
        <w:jc w:val="both"/>
        <w:textAlignment w:val="baseline"/>
        <w:rPr>
          <w:rFonts w:hint="default" w:ascii="Times New Roman" w:hAnsi="Times New Roman" w:eastAsia="宋体" w:cs="Times New Roman"/>
          <w:b w:val="0"/>
          <w:bCs w:val="0"/>
          <w:color w:val="auto"/>
          <w:sz w:val="18"/>
          <w:szCs w:val="18"/>
          <w:highlight w:val="none"/>
        </w:rPr>
      </w:pPr>
      <w:ins w:id="395" w:author="bjb" w:date="2026-04-02T15:30:20Z">
        <w:r>
          <w:rPr>
            <w:rFonts w:hint="eastAsia" w:ascii="Times New Roman" w:hAnsi="Times New Roman" w:cs="Times New Roman"/>
            <w:b w:val="0"/>
            <w:bCs w:val="0"/>
            <w:i w:val="0"/>
            <w:iCs w:val="0"/>
            <w:caps w:val="0"/>
            <w:color w:val="auto"/>
            <w:spacing w:val="0"/>
            <w:sz w:val="18"/>
            <w:szCs w:val="18"/>
            <w:highlight w:val="none"/>
            <w:shd w:val="clear" w:fill="FFFFFF"/>
            <w:lang w:eastAsia="zh-CN"/>
          </w:rPr>
          <w:t>（</w:t>
        </w:r>
      </w:ins>
      <w:ins w:id="396" w:author="bjb" w:date="2026-04-02T15:30:21Z">
        <w:r>
          <w:rPr>
            <w:rFonts w:hint="eastAsia" w:ascii="Times New Roman" w:hAnsi="Times New Roman" w:cs="Times New Roman"/>
            <w:b w:val="0"/>
            <w:bCs w:val="0"/>
            <w:i w:val="0"/>
            <w:iCs w:val="0"/>
            <w:caps w:val="0"/>
            <w:color w:val="auto"/>
            <w:spacing w:val="0"/>
            <w:sz w:val="18"/>
            <w:szCs w:val="18"/>
            <w:highlight w:val="none"/>
            <w:shd w:val="clear" w:fill="FFFFFF"/>
            <w:lang w:val="en-US" w:eastAsia="zh-CN"/>
          </w:rPr>
          <w:t>1</w:t>
        </w:r>
      </w:ins>
      <w:ins w:id="397" w:author="bjb" w:date="2026-04-02T15:30:20Z">
        <w:r>
          <w:rPr>
            <w:rFonts w:hint="eastAsia" w:ascii="Times New Roman" w:hAnsi="Times New Roman"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高精度三维地形底座：借助Mapbox GL引擎构建，地形误差控制在±3米以内，真实再现了六盘水的山川地貌。</w:t>
      </w:r>
    </w:p>
    <w:p w14:paraId="35E24F2D">
      <w:pPr>
        <w:pStyle w:val="16"/>
        <w:keepNext w:val="0"/>
        <w:keepLines w:val="0"/>
        <w:pageBreakBefore w:val="0"/>
        <w:widowControl/>
        <w:suppressLineNumbers w:val="0"/>
        <w:kinsoku/>
        <w:wordWrap/>
        <w:overflowPunct w:val="0"/>
        <w:topLinePunct w:val="0"/>
        <w:autoSpaceDE w:val="0"/>
        <w:autoSpaceDN w:val="0"/>
        <w:bidi w:val="0"/>
        <w:adjustRightInd w:val="0"/>
        <w:spacing w:beforeAutospacing="0" w:after="0" w:afterAutospacing="0" w:line="360" w:lineRule="auto"/>
        <w:ind w:left="0" w:right="0" w:firstLine="360" w:firstLineChars="200"/>
        <w:jc w:val="both"/>
        <w:textAlignment w:val="baseline"/>
        <w:rPr>
          <w:rFonts w:hint="default" w:ascii="Times New Roman" w:hAnsi="Times New Roman" w:eastAsia="宋体" w:cs="Times New Roman"/>
          <w:color w:val="auto"/>
          <w:sz w:val="18"/>
          <w:szCs w:val="18"/>
          <w:highlight w:val="none"/>
        </w:rPr>
      </w:pPr>
      <w:ins w:id="398" w:author="bjb" w:date="2026-04-02T15:30:23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ins w:id="399" w:author="bjb" w:date="2026-04-02T15:30:23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2</w:t>
        </w:r>
      </w:ins>
      <w:ins w:id="400" w:author="bjb" w:date="2026-04-02T15:30:23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i w:val="0"/>
          <w:iCs w:val="0"/>
          <w:caps w:val="0"/>
          <w:color w:val="auto"/>
          <w:spacing w:val="0"/>
          <w:sz w:val="18"/>
          <w:szCs w:val="18"/>
          <w:highlight w:val="none"/>
          <w:shd w:val="clear" w:fill="FFFFFF"/>
        </w:rPr>
        <w:t>动态数据可视化：运用ECharts GL将预测客流、实时拥挤度等信息转化为热力图，并无缝叠加于三维地图之上，便于直观理解时空数据。</w:t>
      </w:r>
    </w:p>
    <w:p w14:paraId="17AD26F2">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left="0" w:right="0" w:firstLine="360" w:firstLineChars="200"/>
        <w:jc w:val="both"/>
        <w:textAlignment w:val="baseline"/>
        <w:rPr>
          <w:rFonts w:hint="default" w:ascii="Times New Roman" w:hAnsi="Times New Roman" w:eastAsia="宋体" w:cs="Times New Roman"/>
          <w:color w:val="auto"/>
          <w:sz w:val="18"/>
          <w:szCs w:val="18"/>
          <w:highlight w:val="none"/>
        </w:rPr>
      </w:pPr>
      <w:ins w:id="401" w:author="bjb" w:date="2026-04-02T15:30:25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ins w:id="402" w:author="bjb" w:date="2026-04-02T15:30:26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3</w:t>
        </w:r>
      </w:ins>
      <w:ins w:id="403" w:author="bjb" w:date="2026-04-02T15:30:25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i w:val="0"/>
          <w:iCs w:val="0"/>
          <w:caps w:val="0"/>
          <w:color w:val="auto"/>
          <w:spacing w:val="0"/>
          <w:sz w:val="18"/>
          <w:szCs w:val="18"/>
          <w:highlight w:val="none"/>
          <w:shd w:val="clear" w:fill="FFFFFF"/>
        </w:rPr>
        <w:t>交互式政策模拟器：允许管理者直接在沙盘上调整参数（如设定新的接驳车路线或联票景区），系统后台随即调用政策模拟引擎，并实时展现预测结果的变化。</w:t>
      </w:r>
    </w:p>
    <w:p w14:paraId="523BDE27">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left="0" w:right="0" w:firstLine="360" w:firstLineChars="20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ins w:id="404" w:author="bjb" w:date="2026-04-02T15:30:27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ins w:id="405" w:author="bjb" w:date="2026-04-02T15:30:28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4</w:t>
        </w:r>
      </w:ins>
      <w:ins w:id="406" w:author="bjb" w:date="2026-04-02T15:30:27Z">
        <w:r>
          <w:rPr>
            <w:rFonts w:hint="eastAsia" w:ascii="Times New Roman" w:hAnsi="Times New Roman" w:eastAsia="宋体" w:cs="Times New Roman"/>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i w:val="0"/>
          <w:iCs w:val="0"/>
          <w:caps w:val="0"/>
          <w:color w:val="auto"/>
          <w:spacing w:val="0"/>
          <w:sz w:val="18"/>
          <w:szCs w:val="18"/>
          <w:highlight w:val="none"/>
          <w:shd w:val="clear" w:fill="FFFFFF"/>
        </w:rPr>
        <w:t>碳足迹集成评估：</w:t>
      </w:r>
      <w:del w:id="407" w:author="bjb" w:date="2026-04-02T15:27:18Z">
        <w:r>
          <w:rPr>
            <w:rFonts w:hint="default" w:ascii="Times New Roman" w:hAnsi="Times New Roman" w:eastAsia="宋体" w:cs="Times New Roman"/>
            <w:i w:val="0"/>
            <w:iCs w:val="0"/>
            <w:caps w:val="0"/>
            <w:color w:val="auto"/>
            <w:spacing w:val="0"/>
            <w:sz w:val="18"/>
            <w:szCs w:val="18"/>
            <w:highlight w:val="none"/>
            <w:shd w:val="clear" w:fill="FFFFFF"/>
          </w:rPr>
          <w:delText>我们创新性地</w:delText>
        </w:r>
      </w:del>
      <w:r>
        <w:rPr>
          <w:rFonts w:hint="default" w:ascii="Times New Roman" w:hAnsi="Times New Roman" w:eastAsia="宋体" w:cs="Times New Roman"/>
          <w:i w:val="0"/>
          <w:iCs w:val="0"/>
          <w:caps w:val="0"/>
          <w:color w:val="auto"/>
          <w:spacing w:val="0"/>
          <w:sz w:val="18"/>
          <w:szCs w:val="18"/>
          <w:highlight w:val="none"/>
          <w:shd w:val="clear" w:fill="FFFFFF"/>
        </w:rPr>
        <w:t>将生态效益纳入决策体系，通过公式CO</w:t>
      </w:r>
      <w:r>
        <w:rPr>
          <w:rFonts w:hint="default" w:ascii="Times New Roman" w:hAnsi="Times New Roman" w:eastAsia="宋体" w:cs="Times New Roman"/>
          <w:i w:val="0"/>
          <w:iCs w:val="0"/>
          <w:caps w:val="0"/>
          <w:color w:val="auto"/>
          <w:spacing w:val="0"/>
          <w:sz w:val="18"/>
          <w:szCs w:val="18"/>
          <w:highlight w:val="none"/>
          <w:shd w:val="clear" w:fill="FFFFFF"/>
          <w:vertAlign w:val="subscript"/>
          <w:rPrChange w:id="408" w:author="bjb" w:date="2026-04-02T15:27:32Z">
            <w:rPr>
              <w:rFonts w:hint="default" w:ascii="Times New Roman" w:hAnsi="Times New Roman" w:eastAsia="宋体" w:cs="Times New Roman"/>
              <w:i w:val="0"/>
              <w:iCs w:val="0"/>
              <w:caps w:val="0"/>
              <w:color w:val="auto"/>
              <w:spacing w:val="0"/>
              <w:sz w:val="18"/>
              <w:szCs w:val="18"/>
              <w:highlight w:val="none"/>
              <w:shd w:val="clear" w:fill="FFFFFF"/>
            </w:rPr>
          </w:rPrChange>
        </w:rPr>
        <w:t>2</w:t>
      </w:r>
      <w:r>
        <w:rPr>
          <w:rFonts w:hint="default" w:ascii="Times New Roman" w:hAnsi="Times New Roman" w:eastAsia="宋体" w:cs="Times New Roman"/>
          <w:i w:val="0"/>
          <w:iCs w:val="0"/>
          <w:caps w:val="0"/>
          <w:color w:val="auto"/>
          <w:spacing w:val="0"/>
          <w:sz w:val="18"/>
          <w:szCs w:val="18"/>
          <w:highlight w:val="none"/>
          <w:shd w:val="clear" w:fill="FFFFFF"/>
        </w:rPr>
        <w:t xml:space="preserve"> = 0.12×里程× e^(0.02 × 坡度)量化游客活动产生的碳排放，为推动绿色旅游发展提供了关键数据支持。</w:t>
      </w:r>
    </w:p>
    <w:p w14:paraId="69B6D811">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left="0" w:right="0" w:firstLine="360" w:firstLineChars="200"/>
        <w:jc w:val="both"/>
        <w:textAlignment w:val="baseline"/>
        <w:rPr>
          <w:del w:id="409" w:author="bjb" w:date="2026-04-02T15:30:10Z"/>
          <w:rFonts w:hint="default" w:ascii="Times New Roman" w:hAnsi="Times New Roman" w:eastAsia="宋体" w:cs="Times New Roman"/>
          <w:i w:val="0"/>
          <w:iCs w:val="0"/>
          <w:caps w:val="0"/>
          <w:color w:val="auto"/>
          <w:spacing w:val="0"/>
          <w:sz w:val="18"/>
          <w:szCs w:val="18"/>
          <w:highlight w:val="none"/>
          <w:shd w:val="clear" w:fill="FFFFFF"/>
        </w:rPr>
      </w:pPr>
      <w:del w:id="410" w:author="bjb" w:date="2026-04-02T15:30:10Z">
        <w:r>
          <w:rPr>
            <w:rFonts w:hint="default" w:ascii="Times New Roman" w:hAnsi="Times New Roman" w:eastAsia="宋体" w:cs="Times New Roman"/>
            <w:i w:val="0"/>
            <w:iCs w:val="0"/>
            <w:caps w:val="0"/>
            <w:color w:val="auto"/>
            <w:spacing w:val="0"/>
            <w:sz w:val="18"/>
            <w:szCs w:val="18"/>
            <w:highlight w:val="none"/>
            <w:shd w:val="clear" w:fill="FFFFFF"/>
          </w:rPr>
          <w:delText>此决策范式彻底颠覆了传统依赖经验的管理模式，将预警响应速度提升了三倍，使管理决策更加科学、直观、高效。</w:delText>
        </w:r>
      </w:del>
    </w:p>
    <w:p w14:paraId="0CCEC48C">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jc w:val="both"/>
        <w:textAlignment w:val="baseline"/>
        <w:rPr>
          <w:rFonts w:hint="default" w:ascii="Times New Roman" w:hAnsi="Times New Roman" w:cs="Times New Roman"/>
          <w:b w:val="0"/>
          <w:bCs w:val="0"/>
          <w:color w:val="auto"/>
          <w:sz w:val="18"/>
          <w:szCs w:val="18"/>
          <w:highlight w:val="none"/>
        </w:rPr>
      </w:pPr>
      <w:r>
        <w:rPr>
          <w:rFonts w:hint="default" w:ascii="Times New Roman" w:hAnsi="Times New Roman" w:cs="Times New Roman"/>
          <w:b w:val="0"/>
          <w:bCs w:val="0"/>
          <w:color w:val="auto"/>
          <w:sz w:val="18"/>
          <w:szCs w:val="18"/>
          <w:highlight w:val="none"/>
        </w:rPr>
        <w:t>3.</w:t>
      </w:r>
      <w:r>
        <w:rPr>
          <w:rFonts w:hint="default" w:ascii="Times New Roman" w:hAnsi="Times New Roman" w:cs="Times New Roman"/>
          <w:b w:val="0"/>
          <w:bCs w:val="0"/>
          <w:color w:val="auto"/>
          <w:sz w:val="18"/>
          <w:szCs w:val="18"/>
          <w:highlight w:val="none"/>
          <w:lang w:val="en-US" w:eastAsia="zh-CN"/>
        </w:rPr>
        <w:t>6</w:t>
      </w:r>
      <w:r>
        <w:rPr>
          <w:rFonts w:hint="default" w:ascii="Times New Roman" w:hAnsi="Times New Roman" w:cs="Times New Roman"/>
          <w:b w:val="0"/>
          <w:bCs w:val="0"/>
          <w:color w:val="auto"/>
          <w:sz w:val="18"/>
          <w:szCs w:val="18"/>
          <w:highlight w:val="none"/>
        </w:rPr>
        <w:t> 核心交互时序分析</w:t>
      </w:r>
    </w:p>
    <w:p w14:paraId="013D4511">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firstLine="360" w:firstLineChars="200"/>
        <w:jc w:val="both"/>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为深入阐释系统内部的动态协作机制、安全保障流程以及性能优化策略，</w:t>
      </w:r>
      <w:r>
        <w:rPr>
          <w:rFonts w:hint="default" w:ascii="Times New Roman" w:hAnsi="Times New Roman" w:cs="Times New Roman"/>
          <w:color w:val="auto"/>
          <w:sz w:val="18"/>
          <w:szCs w:val="18"/>
          <w:highlight w:val="none"/>
        </w:rPr>
        <w:t>图</w:t>
      </w:r>
      <w:del w:id="411" w:author="bjb" w:date="2026-04-02T15:31:15Z">
        <w:r>
          <w:rPr>
            <w:rFonts w:hint="default" w:ascii="Times New Roman" w:hAnsi="Times New Roman" w:cs="Times New Roman"/>
            <w:color w:val="auto"/>
            <w:sz w:val="18"/>
            <w:szCs w:val="18"/>
            <w:highlight w:val="none"/>
          </w:rPr>
          <w:delText>3.</w:delText>
        </w:r>
      </w:del>
      <w:del w:id="412" w:author="bjb" w:date="2026-04-02T15:31:24Z">
        <w:r>
          <w:rPr>
            <w:rFonts w:hint="default" w:ascii="Times New Roman" w:hAnsi="Times New Roman" w:cs="Times New Roman"/>
            <w:color w:val="auto"/>
            <w:sz w:val="18"/>
            <w:szCs w:val="18"/>
            <w:highlight w:val="none"/>
          </w:rPr>
          <w:delText xml:space="preserve"> </w:delText>
        </w:r>
      </w:del>
      <w:r>
        <w:rPr>
          <w:rFonts w:hint="default" w:ascii="Times New Roman" w:hAnsi="Times New Roman" w:cs="Times New Roman"/>
          <w:color w:val="auto"/>
          <w:sz w:val="18"/>
          <w:szCs w:val="18"/>
          <w:highlight w:val="none"/>
        </w:rPr>
        <w:t>4</w:t>
      </w:r>
      <w:r>
        <w:rPr>
          <w:rFonts w:hint="default" w:ascii="Times New Roman" w:hAnsi="Times New Roman" w:eastAsia="宋体" w:cs="Times New Roman"/>
          <w:color w:val="auto"/>
          <w:sz w:val="18"/>
          <w:szCs w:val="18"/>
          <w:highlight w:val="none"/>
        </w:rPr>
        <w:t>以UML时序图的形式，对一次集成了缓存机制的API调用全过程进行了</w:t>
      </w:r>
      <w:del w:id="413" w:author="bjb" w:date="2026-04-02T15:31:20Z">
        <w:r>
          <w:rPr>
            <w:rFonts w:hint="default" w:ascii="Times New Roman" w:hAnsi="Times New Roman" w:eastAsia="宋体" w:cs="Times New Roman"/>
            <w:color w:val="auto"/>
            <w:sz w:val="18"/>
            <w:szCs w:val="18"/>
            <w:highlight w:val="none"/>
          </w:rPr>
          <w:delText>精确</w:delText>
        </w:r>
      </w:del>
      <w:r>
        <w:rPr>
          <w:rFonts w:hint="default" w:ascii="Times New Roman" w:hAnsi="Times New Roman" w:eastAsia="宋体" w:cs="Times New Roman"/>
          <w:color w:val="auto"/>
          <w:sz w:val="18"/>
          <w:szCs w:val="18"/>
          <w:highlight w:val="none"/>
        </w:rPr>
        <w:t>建模。</w:t>
      </w:r>
      <w:bookmarkStart w:id="4" w:name="_Ref6320"/>
    </w:p>
    <w:p w14:paraId="02CA628E">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firstLine="360" w:firstLineChars="200"/>
        <w:jc w:val="center"/>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lang w:eastAsia="zh-CN"/>
        </w:rPr>
        <w:drawing>
          <wp:inline distT="0" distB="0" distL="114300" distR="114300">
            <wp:extent cx="4510405" cy="4512945"/>
            <wp:effectExtent l="0" t="0" r="4445" b="1905"/>
            <wp:docPr id="11" name="图片 11" descr="b5fad9067452a49032332d4f113a4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5fad9067452a49032332d4f113a4abc"/>
                    <pic:cNvPicPr>
                      <a:picLocks noChangeAspect="1"/>
                    </pic:cNvPicPr>
                  </pic:nvPicPr>
                  <pic:blipFill>
                    <a:blip r:embed="rId12"/>
                    <a:stretch>
                      <a:fillRect/>
                    </a:stretch>
                  </pic:blipFill>
                  <pic:spPr>
                    <a:xfrm>
                      <a:off x="0" y="0"/>
                      <a:ext cx="4510405" cy="4512945"/>
                    </a:xfrm>
                    <a:prstGeom prst="rect">
                      <a:avLst/>
                    </a:prstGeom>
                  </pic:spPr>
                </pic:pic>
              </a:graphicData>
            </a:graphic>
          </wp:inline>
        </w:drawing>
      </w:r>
    </w:p>
    <w:p w14:paraId="041DAFFF">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firstLine="360" w:firstLineChars="200"/>
        <w:jc w:val="center"/>
        <w:textAlignment w:val="baseline"/>
        <w:rPr>
          <w:rFonts w:hint="default" w:ascii="Times New Roman" w:hAnsi="Times New Roman" w:eastAsia="宋体" w:cs="Times New Roman"/>
          <w:b/>
          <w:bCs/>
          <w:snapToGrid w:val="0"/>
          <w:color w:val="auto"/>
          <w:kern w:val="0"/>
          <w:sz w:val="18"/>
          <w:szCs w:val="18"/>
          <w:highlight w:val="none"/>
          <w:lang w:val="en-US" w:eastAsia="zh-CN" w:bidi="ar-SA"/>
        </w:rPr>
      </w:pPr>
      <w:r>
        <w:rPr>
          <w:rFonts w:hint="default" w:ascii="Times New Roman" w:hAnsi="Times New Roman" w:cs="Times New Roman"/>
          <w:color w:val="auto"/>
          <w:sz w:val="18"/>
          <w:szCs w:val="18"/>
          <w:highlight w:val="none"/>
        </w:rPr>
        <w:t>图</w:t>
      </w:r>
      <w:del w:id="414" w:author="bjb" w:date="2026-04-02T15:31:09Z">
        <w:r>
          <w:rPr>
            <w:rFonts w:hint="default" w:ascii="Times New Roman" w:hAnsi="Times New Roman" w:cs="Times New Roman"/>
            <w:color w:val="auto"/>
            <w:sz w:val="18"/>
            <w:szCs w:val="18"/>
            <w:highlight w:val="none"/>
          </w:rPr>
          <w:delText xml:space="preserve">3. </w:delText>
        </w:r>
      </w:del>
      <w:r>
        <w:rPr>
          <w:rFonts w:hint="default" w:ascii="Times New Roman" w:hAnsi="Times New Roman" w:cs="Times New Roman"/>
          <w:color w:val="auto"/>
          <w:sz w:val="18"/>
          <w:szCs w:val="18"/>
          <w:highlight w:val="none"/>
        </w:rPr>
        <w:t>4</w:t>
      </w:r>
      <w:bookmarkEnd w:id="4"/>
      <w:r>
        <w:rPr>
          <w:rFonts w:hint="default" w:ascii="Times New Roman" w:hAnsi="Times New Roman" w:eastAsia="宋体" w:cs="Times New Roman"/>
          <w:b/>
          <w:bCs/>
          <w:snapToGrid w:val="0"/>
          <w:color w:val="auto"/>
          <w:kern w:val="0"/>
          <w:sz w:val="18"/>
          <w:szCs w:val="18"/>
          <w:highlight w:val="none"/>
          <w:lang w:val="en-US" w:eastAsia="zh-CN" w:bidi="ar-SA"/>
        </w:rPr>
        <w:t xml:space="preserve"> Web应用请求处理序列图</w:t>
      </w:r>
    </w:p>
    <w:p w14:paraId="439A493A">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firstLine="360" w:firstLineChars="200"/>
        <w:jc w:val="left"/>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t>该流程清晰地展示了从用户请求到系统响应的完整生命周期，尤其突出了“旁路缓存（Cache-Aside）”模式的应用，以实现高性能的数据访问。交互序列始于客户端浏览器，它向系统的API端点发起一个携带JSON Web Token (JWT)的HTTPS请求。该请求首先到达作为系统统一入口的Nginx网关，Nginx在完成反向代理后，将请求转发至后端的安全拦截器。拦截器在此处执行关键的认证与授权逻辑，对JWT的有效性进行验证。若认证失败，请求将被立即中断并返回相应的错误状态码，</w:t>
      </w:r>
      <w:ins w:id="415" w:author="bjb" w:date="2026-04-02T10:47:39Z">
        <w:r>
          <w:rPr>
            <w:rFonts w:hint="eastAsia" w:ascii="Times New Roman" w:hAnsi="Times New Roman" w:eastAsia="宋体" w:cs="Times New Roman"/>
            <w:color w:val="auto"/>
            <w:sz w:val="18"/>
            <w:szCs w:val="18"/>
            <w:highlight w:val="none"/>
            <w:lang w:eastAsia="zh-CN"/>
          </w:rPr>
          <w:t>构成</w:t>
        </w:r>
      </w:ins>
      <w:del w:id="416" w:author="bjb" w:date="2026-04-02T10:47:39Z">
        <w:r>
          <w:rPr>
            <w:rFonts w:hint="default" w:ascii="Times New Roman" w:hAnsi="Times New Roman" w:eastAsia="宋体" w:cs="Times New Roman"/>
            <w:color w:val="auto"/>
            <w:sz w:val="18"/>
            <w:szCs w:val="18"/>
            <w:highlight w:val="none"/>
          </w:rPr>
          <w:delText>构成了</w:delText>
        </w:r>
      </w:del>
      <w:r>
        <w:rPr>
          <w:rFonts w:hint="default" w:ascii="Times New Roman" w:hAnsi="Times New Roman" w:eastAsia="宋体" w:cs="Times New Roman"/>
          <w:color w:val="auto"/>
          <w:sz w:val="18"/>
          <w:szCs w:val="18"/>
          <w:highlight w:val="none"/>
        </w:rPr>
        <w:t>系统的第一道安全屏障；若认证成功，</w:t>
      </w:r>
      <w:ins w:id="417" w:author="bjb" w:date="2026-04-02T15:36:05Z">
        <w:r>
          <w:rPr>
            <w:rFonts w:hint="default" w:ascii="Times New Roman" w:hAnsi="Times New Roman" w:eastAsia="宋体" w:cs="Times New Roman"/>
            <w:color w:val="auto"/>
            <w:sz w:val="18"/>
            <w:szCs w:val="18"/>
            <w:highlight w:val="none"/>
          </w:rPr>
          <w:t>则</w:t>
        </w:r>
      </w:ins>
      <w:r>
        <w:rPr>
          <w:rFonts w:hint="default" w:ascii="Times New Roman" w:hAnsi="Times New Roman" w:eastAsia="宋体" w:cs="Times New Roman"/>
          <w:color w:val="auto"/>
          <w:sz w:val="18"/>
          <w:szCs w:val="18"/>
          <w:highlight w:val="none"/>
        </w:rPr>
        <w:t>请求</w:t>
      </w:r>
      <w:del w:id="418" w:author="bjb" w:date="2026-04-02T15:36:05Z">
        <w:r>
          <w:rPr>
            <w:rFonts w:hint="default" w:ascii="Times New Roman" w:hAnsi="Times New Roman" w:eastAsia="宋体" w:cs="Times New Roman"/>
            <w:color w:val="auto"/>
            <w:sz w:val="18"/>
            <w:szCs w:val="18"/>
            <w:highlight w:val="none"/>
          </w:rPr>
          <w:delText>则</w:delText>
        </w:r>
      </w:del>
      <w:r>
        <w:rPr>
          <w:rFonts w:hint="default" w:ascii="Times New Roman" w:hAnsi="Times New Roman" w:eastAsia="宋体" w:cs="Times New Roman"/>
          <w:color w:val="auto"/>
          <w:sz w:val="18"/>
          <w:szCs w:val="18"/>
          <w:highlight w:val="none"/>
        </w:rPr>
        <w:t>被放行，并传递至控制器层，正式进入后续的业务处理阶段。在通过安全校验后，控制器负责解析请求参数并调用核心的业务层服务。服务层在执行时，首先启动了旁路缓存模式下的“缓存查询”步骤。它会根据请求参数构建一个缓存键（Key），并向数据缓存Redis发起查询。如果缓存命中，即Redis中存在所需数据，则直接将数据返回，整个数据访问流程被“短路”，从而极大地降低了响应延迟并减轻了后端数据库的压力。在缓存未命中的情况下，流程将继续执行。业务层服务会向数据映射层（Mapper）发起数据访问请求，由其转换为SQL语句并交由MySQL数据库执行。数据库返回查询结果后，服务层在</w:t>
      </w:r>
      <w:ins w:id="419" w:author="bjb" w:date="2026-04-02T10:47:44Z">
        <w:r>
          <w:rPr>
            <w:rFonts w:hint="eastAsia" w:ascii="Times New Roman" w:hAnsi="Times New Roman" w:eastAsia="宋体" w:cs="Times New Roman"/>
            <w:color w:val="auto"/>
            <w:sz w:val="18"/>
            <w:szCs w:val="18"/>
            <w:highlight w:val="none"/>
            <w:lang w:eastAsia="zh-CN"/>
          </w:rPr>
          <w:t>获取</w:t>
        </w:r>
      </w:ins>
      <w:del w:id="420" w:author="bjb" w:date="2026-04-02T10:47:44Z">
        <w:r>
          <w:rPr>
            <w:rFonts w:hint="default" w:ascii="Times New Roman" w:hAnsi="Times New Roman" w:eastAsia="宋体" w:cs="Times New Roman"/>
            <w:color w:val="auto"/>
            <w:sz w:val="18"/>
            <w:szCs w:val="18"/>
            <w:highlight w:val="none"/>
          </w:rPr>
          <w:delText>获取到</w:delText>
        </w:r>
      </w:del>
      <w:r>
        <w:rPr>
          <w:rFonts w:hint="default" w:ascii="Times New Roman" w:hAnsi="Times New Roman" w:eastAsia="宋体" w:cs="Times New Roman"/>
          <w:color w:val="auto"/>
          <w:sz w:val="18"/>
          <w:szCs w:val="18"/>
          <w:highlight w:val="none"/>
        </w:rPr>
        <w:t>数据实体的同时，会执行一个至关重要的“缓存写回（Cache Write-Back）”操作。它会将刚刚从数据库中获取的数据序列化后，以</w:t>
      </w:r>
      <w:del w:id="421" w:author="bjb" w:date="2026-04-02T15:38:15Z">
        <w:r>
          <w:rPr>
            <w:rFonts w:hint="default" w:ascii="Times New Roman" w:hAnsi="Times New Roman" w:eastAsia="宋体" w:cs="Times New Roman"/>
            <w:color w:val="auto"/>
            <w:sz w:val="18"/>
            <w:szCs w:val="18"/>
            <w:highlight w:val="none"/>
            <w:lang w:val="en-US"/>
          </w:rPr>
          <w:delText>之</w:delText>
        </w:r>
      </w:del>
      <w:ins w:id="422" w:author="bjb" w:date="2026-04-02T15:38:15Z">
        <w:r>
          <w:rPr>
            <w:rFonts w:hint="eastAsia" w:ascii="Times New Roman" w:hAnsi="Times New Roman" w:eastAsia="宋体" w:cs="Times New Roman"/>
            <w:color w:val="auto"/>
            <w:sz w:val="18"/>
            <w:szCs w:val="18"/>
            <w:highlight w:val="none"/>
            <w:lang w:val="en-US" w:eastAsia="zh-CN"/>
          </w:rPr>
          <w:t>先</w:t>
        </w:r>
      </w:ins>
      <w:r>
        <w:rPr>
          <w:rFonts w:hint="default" w:ascii="Times New Roman" w:hAnsi="Times New Roman" w:eastAsia="宋体" w:cs="Times New Roman"/>
          <w:color w:val="auto"/>
          <w:sz w:val="18"/>
          <w:szCs w:val="18"/>
          <w:highlight w:val="none"/>
        </w:rPr>
        <w:t>前查询时使用的键存入Redis缓存中，并设置一个合理的过期时间（TTL）。</w:t>
      </w:r>
      <w:del w:id="423" w:author="bjb" w:date="2026-04-02T15:38:30Z">
        <w:r>
          <w:rPr>
            <w:rFonts w:hint="default" w:ascii="Times New Roman" w:hAnsi="Times New Roman" w:eastAsia="宋体" w:cs="Times New Roman"/>
            <w:color w:val="auto"/>
            <w:sz w:val="18"/>
            <w:szCs w:val="18"/>
            <w:highlight w:val="none"/>
            <w:lang w:val="en-US"/>
          </w:rPr>
          <w:delText>这一</w:delText>
        </w:r>
      </w:del>
      <w:ins w:id="424" w:author="bjb" w:date="2026-04-02T15:38:32Z">
        <w:r>
          <w:rPr>
            <w:rFonts w:hint="eastAsia" w:ascii="Times New Roman" w:hAnsi="Times New Roman" w:eastAsia="宋体" w:cs="Times New Roman"/>
            <w:color w:val="auto"/>
            <w:sz w:val="18"/>
            <w:szCs w:val="18"/>
            <w:highlight w:val="none"/>
            <w:lang w:val="en-US" w:eastAsia="zh-CN"/>
          </w:rPr>
          <w:t>该</w:t>
        </w:r>
      </w:ins>
      <w:r>
        <w:rPr>
          <w:rFonts w:hint="default" w:ascii="Times New Roman" w:hAnsi="Times New Roman" w:eastAsia="宋体" w:cs="Times New Roman"/>
          <w:color w:val="auto"/>
          <w:sz w:val="18"/>
          <w:szCs w:val="18"/>
          <w:highlight w:val="none"/>
        </w:rPr>
        <w:t>步骤确保</w:t>
      </w:r>
      <w:del w:id="425" w:author="bjb" w:date="2026-04-02T15:38:36Z">
        <w:r>
          <w:rPr>
            <w:rFonts w:hint="default" w:ascii="Times New Roman" w:hAnsi="Times New Roman" w:eastAsia="宋体" w:cs="Times New Roman"/>
            <w:color w:val="auto"/>
            <w:sz w:val="18"/>
            <w:szCs w:val="18"/>
            <w:highlight w:val="none"/>
          </w:rPr>
          <w:delText>了</w:delText>
        </w:r>
      </w:del>
      <w:r>
        <w:rPr>
          <w:rFonts w:hint="default" w:ascii="Times New Roman" w:hAnsi="Times New Roman" w:eastAsia="宋体" w:cs="Times New Roman"/>
          <w:color w:val="auto"/>
          <w:sz w:val="18"/>
          <w:szCs w:val="18"/>
          <w:highlight w:val="none"/>
        </w:rPr>
        <w:t>后续对同一数据的请求能够直接从缓存中获</w:t>
      </w:r>
      <w:del w:id="426" w:author="bjb" w:date="2026-04-02T15:38:49Z">
        <w:r>
          <w:rPr>
            <w:rFonts w:hint="default" w:ascii="Times New Roman" w:hAnsi="Times New Roman" w:eastAsia="宋体" w:cs="Times New Roman"/>
            <w:color w:val="auto"/>
            <w:sz w:val="18"/>
            <w:szCs w:val="18"/>
            <w:highlight w:val="none"/>
            <w:lang w:val="en-US"/>
          </w:rPr>
          <w:delText>益</w:delText>
        </w:r>
      </w:del>
      <w:ins w:id="427" w:author="bjb" w:date="2026-04-02T15:38:52Z">
        <w:r>
          <w:rPr>
            <w:rFonts w:hint="eastAsia" w:ascii="Times New Roman" w:hAnsi="Times New Roman" w:eastAsia="宋体" w:cs="Times New Roman"/>
            <w:color w:val="auto"/>
            <w:sz w:val="18"/>
            <w:szCs w:val="18"/>
            <w:highlight w:val="none"/>
            <w:lang w:val="en-US" w:eastAsia="zh-CN"/>
          </w:rPr>
          <w:t>取</w:t>
        </w:r>
      </w:ins>
      <w:r>
        <w:rPr>
          <w:rFonts w:hint="default" w:ascii="Times New Roman" w:hAnsi="Times New Roman" w:eastAsia="宋体" w:cs="Times New Roman"/>
          <w:color w:val="auto"/>
          <w:sz w:val="18"/>
          <w:szCs w:val="18"/>
          <w:highlight w:val="none"/>
        </w:rPr>
        <w:t>，是提升系统吞吐能力的关键设计。无论是从缓存直接获取还是从数据库查询后写回缓存，最终的业务结果都将返回至控制器。控制器负责将该结果封装在一个标准化的、全局统一的响应体（Result&lt;T&gt;）</w:t>
      </w:r>
      <w:del w:id="428" w:author="bjb" w:date="2026-04-02T15:39:14Z">
        <w:r>
          <w:rPr>
            <w:rFonts w:hint="default" w:ascii="Times New Roman" w:hAnsi="Times New Roman" w:eastAsia="宋体" w:cs="Times New Roman"/>
            <w:color w:val="auto"/>
            <w:sz w:val="18"/>
            <w:szCs w:val="18"/>
            <w:highlight w:val="none"/>
          </w:rPr>
          <w:delText>之</w:delText>
        </w:r>
      </w:del>
      <w:r>
        <w:rPr>
          <w:rFonts w:hint="default" w:ascii="Times New Roman" w:hAnsi="Times New Roman" w:eastAsia="宋体" w:cs="Times New Roman"/>
          <w:color w:val="auto"/>
          <w:sz w:val="18"/>
          <w:szCs w:val="18"/>
          <w:highlight w:val="none"/>
        </w:rPr>
        <w:t>中，该响应体包含了明确的状态码、消息文本及业务数据本身。最后，这个构建好的响应体被序列化为JSON格式，通过HTTP响应返回给客户端浏览器，完成一次完整的、安全的、高性能的交互闭环。</w:t>
      </w:r>
    </w:p>
    <w:p w14:paraId="39FBDAAB">
      <w:pPr>
        <w:pStyle w:val="16"/>
        <w:keepNext w:val="0"/>
        <w:keepLines w:val="0"/>
        <w:pageBreakBefore w:val="0"/>
        <w:widowControl/>
        <w:suppressLineNumbers w:val="0"/>
        <w:kinsoku/>
        <w:wordWrap/>
        <w:overflowPunct w:val="0"/>
        <w:topLinePunct w:val="0"/>
        <w:autoSpaceDE w:val="0"/>
        <w:autoSpaceDN w:val="0"/>
        <w:bidi w:val="0"/>
        <w:adjustRightInd w:val="0"/>
        <w:spacing w:before="0" w:beforeAutospacing="0" w:after="0" w:afterAutospacing="0" w:line="360" w:lineRule="auto"/>
        <w:ind w:right="0"/>
        <w:jc w:val="left"/>
        <w:textAlignment w:val="baseline"/>
        <w:rPr>
          <w:rStyle w:val="20"/>
          <w:rFonts w:hint="default" w:ascii="Times New Roman" w:hAnsi="Times New Roman" w:eastAsia="黑体" w:cs="Times New Roman"/>
          <w:b w:val="0"/>
          <w:bCs/>
          <w:i w:val="0"/>
          <w:iCs w:val="0"/>
          <w:caps w:val="0"/>
          <w:color w:val="auto"/>
          <w:spacing w:val="0"/>
          <w:sz w:val="18"/>
          <w:szCs w:val="18"/>
          <w:highlight w:val="none"/>
          <w:shd w:val="clear" w:fill="FFFFFF"/>
        </w:rPr>
      </w:pPr>
      <w:r>
        <w:rPr>
          <w:rFonts w:hint="eastAsia" w:ascii="Times New Roman" w:hAnsi="Times New Roman" w:eastAsia="宋体" w:cs="Times New Roman"/>
          <w:color w:val="auto"/>
          <w:sz w:val="18"/>
          <w:szCs w:val="18"/>
          <w:highlight w:val="none"/>
          <w:lang w:val="en-US" w:eastAsia="zh-CN"/>
        </w:rPr>
        <w:t xml:space="preserve">4 </w:t>
      </w: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系统实现</w:t>
      </w:r>
    </w:p>
    <w:p w14:paraId="6B9465A5">
      <w:pPr>
        <w:pStyle w:val="16"/>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jc w:val="left"/>
        <w:textAlignment w:val="baseline"/>
        <w:outlineLvl w:val="1"/>
        <w:rPr>
          <w:rStyle w:val="20"/>
          <w:rFonts w:hint="default" w:ascii="Times New Roman" w:hAnsi="Times New Roman" w:eastAsia="宋体" w:cs="Times New Roman"/>
          <w:b w:val="0"/>
          <w:bCs/>
          <w:i w:val="0"/>
          <w:iCs w:val="0"/>
          <w:caps w:val="0"/>
          <w:color w:val="auto"/>
          <w:spacing w:val="0"/>
          <w:sz w:val="18"/>
          <w:szCs w:val="18"/>
          <w:highlight w:val="none"/>
          <w:shd w:val="clear" w:fill="FFFFFF"/>
          <w:lang w:val="en-US" w:eastAsia="zh-CN"/>
        </w:rPr>
      </w:pPr>
      <w:r>
        <w:rPr>
          <w:rStyle w:val="20"/>
          <w:rFonts w:hint="default" w:ascii="Times New Roman" w:hAnsi="Times New Roman" w:eastAsia="宋体" w:cs="Times New Roman"/>
          <w:b w:val="0"/>
          <w:bCs/>
          <w:i w:val="0"/>
          <w:iCs w:val="0"/>
          <w:caps w:val="0"/>
          <w:color w:val="auto"/>
          <w:spacing w:val="0"/>
          <w:sz w:val="18"/>
          <w:szCs w:val="18"/>
          <w:highlight w:val="none"/>
          <w:shd w:val="clear" w:fill="FFFFFF"/>
        </w:rPr>
        <w:t xml:space="preserve">4.1 </w:t>
      </w:r>
      <w:r>
        <w:rPr>
          <w:rStyle w:val="20"/>
          <w:rFonts w:hint="default" w:ascii="Times New Roman" w:hAnsi="Times New Roman" w:eastAsia="宋体" w:cs="Times New Roman"/>
          <w:b w:val="0"/>
          <w:bCs/>
          <w:i w:val="0"/>
          <w:iCs w:val="0"/>
          <w:caps w:val="0"/>
          <w:color w:val="auto"/>
          <w:spacing w:val="0"/>
          <w:sz w:val="18"/>
          <w:szCs w:val="18"/>
          <w:highlight w:val="none"/>
          <w:shd w:val="clear" w:fill="FFFFFF"/>
          <w:lang w:val="en-US" w:eastAsia="zh-CN"/>
        </w:rPr>
        <w:t>系统架构与数据工程</w:t>
      </w:r>
    </w:p>
    <w:p w14:paraId="568B34AE">
      <w:pPr>
        <w:pStyle w:val="16"/>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both"/>
        <w:textAlignment w:val="baseline"/>
        <w:outlineLvl w:val="1"/>
        <w:rPr>
          <w:rFonts w:hint="default" w:ascii="Times New Roman" w:hAnsi="Times New Roman" w:eastAsia="宋体" w:cs="Times New Roman"/>
          <w:color w:val="auto"/>
          <w:sz w:val="18"/>
          <w:szCs w:val="18"/>
          <w:highlight w:val="none"/>
        </w:rPr>
      </w:pPr>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（1）动态部署分为</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数据采集层</w:t>
      </w:r>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边缘处理层</w:t>
      </w:r>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联邦协同层</w:t>
      </w:r>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和</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云决策层</w:t>
      </w:r>
      <w:ins w:id="429" w:author="bjb" w:date="2026-04-02T15:42:24Z">
        <w:r>
          <w:rPr>
            <w:rStyle w:val="20"/>
            <w:rFonts w:hint="eastAsia" w:ascii="Times New Roman" w:hAnsi="Times New Roman" w:cs="Times New Roman" w:eastAsiaTheme="minorEastAsia"/>
            <w:b w:val="0"/>
            <w:bCs/>
            <w:i w:val="0"/>
            <w:iCs w:val="0"/>
            <w:caps w:val="0"/>
            <w:color w:val="auto"/>
            <w:spacing w:val="0"/>
            <w:sz w:val="18"/>
            <w:szCs w:val="18"/>
            <w:highlight w:val="none"/>
            <w:shd w:val="clear" w:fill="FFFFFF"/>
            <w:lang w:val="en-US" w:eastAsia="zh-CN"/>
          </w:rPr>
          <w:t>（</w:t>
        </w:r>
      </w:ins>
      <w:ins w:id="430" w:author="bjb" w:date="2026-04-02T15:42:28Z">
        <w:r>
          <w:rPr>
            <w:rStyle w:val="20"/>
            <w:rFonts w:hint="eastAsia" w:ascii="Times New Roman" w:hAnsi="Times New Roman" w:cs="Times New Roman" w:eastAsiaTheme="minorEastAsia"/>
            <w:b w:val="0"/>
            <w:bCs/>
            <w:i w:val="0"/>
            <w:iCs w:val="0"/>
            <w:caps w:val="0"/>
            <w:color w:val="auto"/>
            <w:spacing w:val="0"/>
            <w:sz w:val="18"/>
            <w:szCs w:val="18"/>
            <w:highlight w:val="none"/>
            <w:shd w:val="clear" w:fill="FFFFFF"/>
            <w:lang w:val="en-US" w:eastAsia="zh-CN"/>
          </w:rPr>
          <w:t>表2</w:t>
        </w:r>
      </w:ins>
      <w:ins w:id="431" w:author="bjb" w:date="2026-04-02T15:42:24Z">
        <w:r>
          <w:rPr>
            <w:rStyle w:val="20"/>
            <w:rFonts w:hint="eastAsia" w:ascii="Times New Roman" w:hAnsi="Times New Roman" w:cs="Times New Roman" w:eastAsiaTheme="minorEastAsia"/>
            <w:b w:val="0"/>
            <w:bCs/>
            <w:i w:val="0"/>
            <w:iCs w:val="0"/>
            <w:caps w:val="0"/>
            <w:color w:val="auto"/>
            <w:spacing w:val="0"/>
            <w:sz w:val="18"/>
            <w:szCs w:val="18"/>
            <w:highlight w:val="none"/>
            <w:shd w:val="clear" w:fill="FFFFFF"/>
            <w:lang w:val="en-US" w:eastAsia="zh-CN"/>
          </w:rPr>
          <w:t>）</w:t>
        </w:r>
      </w:ins>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。其中数据采集层</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承担多源异构数据的接入任务，通过Scrapy爬虫与IoT传感器实现多元数据的采集，并结合蓝牙Mesh网络对高海拔地区的信号衰减进行补偿，保障</w:t>
      </w:r>
      <w:r>
        <w:rPr>
          <w:rStyle w:val="20"/>
          <w:rFonts w:hint="default" w:ascii="Times New Roman" w:hAnsi="Times New Roman" w:cs="Times New Roman"/>
          <w:b w:val="0"/>
          <w:bCs/>
          <w:i w:val="0"/>
          <w:iCs w:val="0"/>
          <w:caps w:val="0"/>
          <w:color w:val="auto"/>
          <w:spacing w:val="0"/>
          <w:sz w:val="18"/>
          <w:szCs w:val="18"/>
          <w:highlight w:val="none"/>
          <w:shd w:val="clear" w:fill="FFFFFF"/>
          <w:lang w:val="en-US" w:eastAsia="zh-CN"/>
        </w:rPr>
        <w:t>了</w:t>
      </w:r>
      <w:r>
        <w:rPr>
          <w:rStyle w:val="20"/>
          <w:rFonts w:hint="default" w:ascii="Times New Roman" w:hAnsi="Times New Roman" w:cs="Times New Roman" w:eastAsiaTheme="minorEastAsia"/>
          <w:b w:val="0"/>
          <w:bCs/>
          <w:i w:val="0"/>
          <w:iCs w:val="0"/>
          <w:caps w:val="0"/>
          <w:color w:val="auto"/>
          <w:spacing w:val="0"/>
          <w:sz w:val="18"/>
          <w:szCs w:val="18"/>
          <w:highlight w:val="none"/>
          <w:shd w:val="clear" w:fill="FFFFFF"/>
          <w:lang w:val="en-US" w:eastAsia="zh-CN"/>
        </w:rPr>
        <w:t>数据在复杂地理环境中的可靠传输。边缘处理层专注于本地实时预测分析，采用剪枝LSTM模型以提升推理效率，并依据海拔梯度进行分层部署。该策略已在王舍森林公园开展实测，验证了其在高海拔地区的适用性与性能。联邦协同层依托PySyft框架实现跨景区模型参数的加密交互，在保障数据隐私的前提下促进多方协作。针对六盘水民族节庆“火把节”期间的特殊客流特征，设计了特征参数共享协议，增强区域协同能力。云决策层基于Spring Cloud微服务架构实现全局战略资源调度，并集成坡度运输成本模型，优化高坡度地区的运输路径与资源分配策略，提升系统在复杂地形条件下的决策能力。</w:t>
      </w:r>
    </w:p>
    <w:p w14:paraId="4C3D2D07">
      <w:pPr>
        <w:pStyle w:val="9"/>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line="360" w:lineRule="auto"/>
        <w:ind w:left="0" w:leftChars="0" w:right="0" w:rightChars="0" w:firstLine="360" w:firstLineChars="200"/>
        <w:jc w:val="center"/>
        <w:textAlignment w:val="baseline"/>
        <w:rPr>
          <w:rFonts w:hint="default" w:ascii="Times New Roman" w:hAnsi="Times New Roman" w:eastAsia="宋体" w:cs="Times New Roman"/>
          <w:b/>
          <w:bCs/>
          <w:snapToGrid/>
          <w:color w:val="auto"/>
          <w:spacing w:val="1"/>
          <w:kern w:val="0"/>
          <w:sz w:val="18"/>
          <w:szCs w:val="18"/>
          <w:highlight w:val="none"/>
          <w:lang w:val="en-US" w:eastAsia="zh-CN" w:bidi="ar"/>
          <w:woUserID w:val="5"/>
        </w:rPr>
      </w:pPr>
      <w:r>
        <w:rPr>
          <w:rFonts w:hint="default" w:ascii="Times New Roman" w:hAnsi="Times New Roman" w:eastAsia="宋体" w:cs="Times New Roman"/>
          <w:b/>
          <w:bCs/>
          <w:color w:val="auto"/>
          <w:sz w:val="18"/>
          <w:szCs w:val="18"/>
          <w:highlight w:val="none"/>
        </w:rPr>
        <w:t>表</w:t>
      </w:r>
      <w:del w:id="432" w:author="bjb" w:date="2026-04-02T15:32:53Z">
        <w:r>
          <w:rPr>
            <w:rFonts w:hint="default" w:ascii="Times New Roman" w:hAnsi="Times New Roman" w:eastAsia="宋体" w:cs="Times New Roman"/>
            <w:b/>
            <w:bCs/>
            <w:color w:val="auto"/>
            <w:sz w:val="18"/>
            <w:szCs w:val="18"/>
            <w:highlight w:val="none"/>
            <w:lang w:val="en-US"/>
          </w:rPr>
          <w:delText>4- 1</w:delText>
        </w:r>
      </w:del>
      <w:ins w:id="433" w:author="bjb" w:date="2026-04-02T15:32:53Z">
        <w:r>
          <w:rPr>
            <w:rFonts w:hint="eastAsia" w:ascii="Times New Roman" w:hAnsi="Times New Roman" w:eastAsia="宋体" w:cs="Times New Roman"/>
            <w:b/>
            <w:bCs/>
            <w:color w:val="auto"/>
            <w:sz w:val="18"/>
            <w:szCs w:val="18"/>
            <w:highlight w:val="none"/>
            <w:lang w:val="en-US" w:eastAsia="zh-CN"/>
          </w:rPr>
          <w:t>2</w:t>
        </w:r>
      </w:ins>
      <w:r>
        <w:rPr>
          <w:rFonts w:hint="default" w:ascii="Times New Roman" w:hAnsi="Times New Roman" w:eastAsia="宋体" w:cs="Times New Roman"/>
          <w:b/>
          <w:bCs/>
          <w:snapToGrid/>
          <w:color w:val="auto"/>
          <w:spacing w:val="1"/>
          <w:kern w:val="0"/>
          <w:sz w:val="18"/>
          <w:szCs w:val="18"/>
          <w:highlight w:val="none"/>
          <w:lang w:val="en-US" w:eastAsia="zh-CN" w:bidi="ar"/>
          <w:woUserID w:val="5"/>
        </w:rPr>
        <w:t xml:space="preserve"> 四层动态部署</w:t>
      </w:r>
    </w:p>
    <w:tbl>
      <w:tblPr>
        <w:tblStyle w:val="2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588"/>
        <w:gridCol w:w="2529"/>
        <w:gridCol w:w="1980"/>
        <w:gridCol w:w="4056"/>
      </w:tblGrid>
      <w:tr w14:paraId="45C1DC59">
        <w:trPr>
          <w:trHeight w:val="90" w:hRule="atLeast"/>
        </w:trPr>
        <w:tc>
          <w:tcPr>
            <w:tcW w:w="782" w:type="pct"/>
            <w:tcBorders>
              <w:top w:val="single" w:color="auto" w:sz="12" w:space="0"/>
              <w:left w:val="nil"/>
              <w:bottom w:val="single" w:color="auto" w:sz="4" w:space="0"/>
              <w:right w:val="nil"/>
            </w:tcBorders>
            <w:shd w:val="clear" w:color="auto" w:fill="auto"/>
            <w:vAlign w:val="top"/>
          </w:tcPr>
          <w:p w14:paraId="69C5096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0" w:right="0"/>
              <w:jc w:val="center"/>
              <w:textAlignment w:val="baseline"/>
              <w:rPr>
                <w:rFonts w:hint="default" w:ascii="Times New Roman" w:hAnsi="Times New Roman" w:eastAsia="宋体" w:cs="Times New Roman"/>
                <w:b/>
                <w:bCs/>
                <w:color w:val="auto"/>
                <w:kern w:val="0"/>
                <w:sz w:val="18"/>
                <w:szCs w:val="18"/>
                <w:highlight w:val="none"/>
                <w:vertAlign w:val="baseline"/>
                <w:woUserID w:val="1"/>
              </w:rPr>
            </w:pPr>
            <w:r>
              <w:rPr>
                <w:rFonts w:hint="default" w:ascii="Times New Roman" w:hAnsi="Times New Roman" w:eastAsia="宋体" w:cs="Times New Roman"/>
                <w:b/>
                <w:bCs/>
                <w:snapToGrid/>
                <w:color w:val="auto"/>
                <w:spacing w:val="2"/>
                <w:kern w:val="0"/>
                <w:sz w:val="18"/>
                <w:szCs w:val="18"/>
                <w:highlight w:val="none"/>
                <w:vertAlign w:val="baseline"/>
                <w:lang w:val="en-US" w:eastAsia="zh-CN" w:bidi="ar"/>
                <w:woUserID w:val="1"/>
              </w:rPr>
              <w:t>层级</w:t>
            </w:r>
          </w:p>
        </w:tc>
        <w:tc>
          <w:tcPr>
            <w:tcW w:w="1245" w:type="pct"/>
            <w:tcBorders>
              <w:top w:val="single" w:color="auto" w:sz="12" w:space="0"/>
              <w:left w:val="nil"/>
              <w:bottom w:val="single" w:color="auto" w:sz="4" w:space="0"/>
              <w:right w:val="nil"/>
            </w:tcBorders>
            <w:shd w:val="clear" w:color="auto" w:fill="auto"/>
            <w:vAlign w:val="top"/>
          </w:tcPr>
          <w:p w14:paraId="477B24D2">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4" w:right="0"/>
              <w:jc w:val="center"/>
              <w:textAlignment w:val="baseline"/>
              <w:rPr>
                <w:rFonts w:hint="default" w:ascii="Times New Roman" w:hAnsi="Times New Roman" w:eastAsia="宋体" w:cs="Times New Roman"/>
                <w:b/>
                <w:bCs/>
                <w:color w:val="auto"/>
                <w:kern w:val="0"/>
                <w:sz w:val="18"/>
                <w:szCs w:val="18"/>
                <w:highlight w:val="none"/>
                <w:vertAlign w:val="baseline"/>
                <w:woUserID w:val="1"/>
              </w:rPr>
            </w:pPr>
            <w:r>
              <w:rPr>
                <w:rFonts w:hint="default" w:ascii="Times New Roman" w:hAnsi="Times New Roman" w:eastAsia="宋体" w:cs="Times New Roman"/>
                <w:b/>
                <w:bCs/>
                <w:snapToGrid/>
                <w:color w:val="auto"/>
                <w:spacing w:val="1"/>
                <w:kern w:val="0"/>
                <w:sz w:val="18"/>
                <w:szCs w:val="18"/>
                <w:highlight w:val="none"/>
                <w:vertAlign w:val="baseline"/>
                <w:lang w:val="en-US" w:eastAsia="zh-CN" w:bidi="ar"/>
                <w:woUserID w:val="1"/>
              </w:rPr>
              <w:t>功能</w:t>
            </w:r>
          </w:p>
        </w:tc>
        <w:tc>
          <w:tcPr>
            <w:tcW w:w="975" w:type="pct"/>
            <w:tcBorders>
              <w:top w:val="single" w:color="auto" w:sz="12" w:space="0"/>
              <w:left w:val="nil"/>
              <w:bottom w:val="single" w:color="auto" w:sz="4" w:space="0"/>
              <w:right w:val="nil"/>
            </w:tcBorders>
            <w:shd w:val="clear" w:color="auto" w:fill="auto"/>
            <w:vAlign w:val="top"/>
          </w:tcPr>
          <w:p w14:paraId="106583C7">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7" w:right="0"/>
              <w:jc w:val="center"/>
              <w:textAlignment w:val="baseline"/>
              <w:rPr>
                <w:rFonts w:hint="default" w:ascii="Times New Roman" w:hAnsi="Times New Roman" w:eastAsia="宋体" w:cs="Times New Roman"/>
                <w:b/>
                <w:bCs/>
                <w:color w:val="auto"/>
                <w:kern w:val="0"/>
                <w:sz w:val="18"/>
                <w:szCs w:val="18"/>
                <w:highlight w:val="none"/>
                <w:vertAlign w:val="baseline"/>
                <w:woUserID w:val="1"/>
              </w:rPr>
            </w:pPr>
            <w:r>
              <w:rPr>
                <w:rFonts w:hint="default" w:ascii="Times New Roman" w:hAnsi="Times New Roman" w:eastAsia="宋体" w:cs="Times New Roman"/>
                <w:b/>
                <w:bCs/>
                <w:snapToGrid/>
                <w:color w:val="auto"/>
                <w:spacing w:val="3"/>
                <w:kern w:val="0"/>
                <w:sz w:val="18"/>
                <w:szCs w:val="18"/>
                <w:highlight w:val="none"/>
                <w:vertAlign w:val="baseline"/>
                <w:lang w:val="en-US" w:eastAsia="zh-CN" w:bidi="ar"/>
                <w:woUserID w:val="1"/>
              </w:rPr>
              <w:t>技术实现</w:t>
            </w:r>
          </w:p>
        </w:tc>
        <w:tc>
          <w:tcPr>
            <w:tcW w:w="1997" w:type="pct"/>
            <w:tcBorders>
              <w:top w:val="single" w:color="auto" w:sz="12" w:space="0"/>
              <w:left w:val="nil"/>
              <w:bottom w:val="single" w:color="auto" w:sz="4" w:space="0"/>
              <w:right w:val="nil"/>
            </w:tcBorders>
            <w:shd w:val="clear" w:color="auto" w:fill="auto"/>
            <w:vAlign w:val="top"/>
          </w:tcPr>
          <w:p w14:paraId="1679E378">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195" w:right="0"/>
              <w:jc w:val="center"/>
              <w:textAlignment w:val="baseline"/>
              <w:rPr>
                <w:rFonts w:hint="default" w:ascii="Times New Roman" w:hAnsi="Times New Roman" w:eastAsia="宋体" w:cs="Times New Roman"/>
                <w:b/>
                <w:bCs/>
                <w:color w:val="auto"/>
                <w:kern w:val="0"/>
                <w:sz w:val="18"/>
                <w:szCs w:val="18"/>
                <w:highlight w:val="none"/>
                <w:vertAlign w:val="baseline"/>
                <w:woUserID w:val="1"/>
              </w:rPr>
            </w:pPr>
            <w:r>
              <w:rPr>
                <w:rFonts w:hint="default" w:ascii="Times New Roman" w:hAnsi="Times New Roman" w:eastAsia="宋体" w:cs="Times New Roman"/>
                <w:b/>
                <w:bCs/>
                <w:snapToGrid/>
                <w:color w:val="auto"/>
                <w:spacing w:val="3"/>
                <w:kern w:val="0"/>
                <w:sz w:val="18"/>
                <w:szCs w:val="18"/>
                <w:highlight w:val="none"/>
                <w:vertAlign w:val="baseline"/>
                <w:lang w:val="en-US" w:eastAsia="zh-CN" w:bidi="ar"/>
                <w:woUserID w:val="1"/>
              </w:rPr>
              <w:t>六盘⽔适配优化</w:t>
            </w:r>
          </w:p>
        </w:tc>
      </w:tr>
      <w:tr w14:paraId="58CD1149">
        <w:trPr>
          <w:trHeight w:val="90" w:hRule="atLeast"/>
        </w:trPr>
        <w:tc>
          <w:tcPr>
            <w:tcW w:w="782" w:type="pct"/>
            <w:tcBorders>
              <w:top w:val="single" w:color="auto" w:sz="4" w:space="0"/>
              <w:left w:val="nil"/>
              <w:bottom w:val="nil"/>
              <w:right w:val="nil"/>
            </w:tcBorders>
            <w:shd w:val="clear" w:color="auto" w:fill="auto"/>
            <w:vAlign w:val="top"/>
          </w:tcPr>
          <w:p w14:paraId="328AAD45">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4" w:beforeAutospacing="0" w:after="0" w:afterAutospacing="0" w:line="360" w:lineRule="auto"/>
              <w:ind w:left="20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数据采集层</w:t>
            </w:r>
          </w:p>
        </w:tc>
        <w:tc>
          <w:tcPr>
            <w:tcW w:w="1245" w:type="pct"/>
            <w:tcBorders>
              <w:top w:val="single" w:color="auto" w:sz="4" w:space="0"/>
              <w:left w:val="nil"/>
              <w:bottom w:val="nil"/>
              <w:right w:val="nil"/>
            </w:tcBorders>
            <w:shd w:val="clear" w:color="auto" w:fill="auto"/>
            <w:vAlign w:val="top"/>
          </w:tcPr>
          <w:p w14:paraId="6C859F0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4" w:beforeAutospacing="0" w:after="0" w:afterAutospacing="0" w:line="360" w:lineRule="auto"/>
              <w:ind w:left="206"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多源异构数据接⼊</w:t>
            </w:r>
          </w:p>
        </w:tc>
        <w:tc>
          <w:tcPr>
            <w:tcW w:w="975" w:type="pct"/>
            <w:tcBorders>
              <w:top w:val="single" w:color="auto" w:sz="4" w:space="0"/>
              <w:left w:val="nil"/>
              <w:bottom w:val="nil"/>
              <w:right w:val="nil"/>
            </w:tcBorders>
            <w:shd w:val="clear" w:color="auto" w:fill="auto"/>
            <w:vAlign w:val="top"/>
          </w:tcPr>
          <w:p w14:paraId="1E39B4DB">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3" w:beforeAutospacing="0" w:after="0" w:afterAutospacing="0" w:line="360" w:lineRule="auto"/>
              <w:ind w:left="212" w:right="361" w:hanging="11"/>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Scrapy爬⾍</w:t>
            </w:r>
            <w:del w:id="434" w:author="bjb" w:date="2026-04-02T15:42:35Z">
              <w:r>
                <w:rPr>
                  <w:rFonts w:hint="default" w:ascii="Times New Roman" w:hAnsi="Times New Roman" w:eastAsia="宋体" w:cs="Times New Roman"/>
                  <w:snapToGrid/>
                  <w:color w:val="auto"/>
                  <w:spacing w:val="20"/>
                  <w:kern w:val="0"/>
                  <w:sz w:val="18"/>
                  <w:szCs w:val="18"/>
                  <w:highlight w:val="none"/>
                  <w:vertAlign w:val="baseline"/>
                  <w:lang w:val="en-US" w:eastAsia="zh-CN" w:bidi="ar"/>
                  <w:woUserID w:val="1"/>
                </w:rPr>
                <w:delText xml:space="preserve"> </w:delText>
              </w:r>
            </w:del>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w:t>
            </w:r>
            <w:r>
              <w:rPr>
                <w:rFonts w:hint="default" w:ascii="Times New Roman" w:hAnsi="Times New Roman" w:eastAsia="宋体" w:cs="Times New Roman"/>
                <w:snapToGrid/>
                <w:color w:val="auto"/>
                <w:kern w:val="0"/>
                <w:sz w:val="18"/>
                <w:szCs w:val="18"/>
                <w:highlight w:val="none"/>
                <w:vertAlign w:val="baseline"/>
                <w:lang w:val="en-US" w:eastAsia="zh-CN" w:bidi="ar"/>
                <w:woUserID w:val="1"/>
              </w:rPr>
              <w:t xml:space="preserve"> </w:t>
            </w: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IoT传感器</w:t>
            </w:r>
          </w:p>
        </w:tc>
        <w:tc>
          <w:tcPr>
            <w:tcW w:w="1997" w:type="pct"/>
            <w:tcBorders>
              <w:top w:val="single" w:color="auto" w:sz="4" w:space="0"/>
              <w:left w:val="nil"/>
              <w:bottom w:val="nil"/>
              <w:right w:val="nil"/>
            </w:tcBorders>
            <w:shd w:val="clear" w:color="auto" w:fill="auto"/>
            <w:vAlign w:val="top"/>
          </w:tcPr>
          <w:p w14:paraId="40B9A0AD">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5" w:beforeAutospacing="0" w:after="0" w:afterAutospacing="0" w:line="360" w:lineRule="auto"/>
              <w:ind w:left="198"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蓝⽛</w:t>
            </w:r>
            <w:r>
              <w:rPr>
                <w:rFonts w:hint="default" w:ascii="Times New Roman" w:hAnsi="Times New Roman" w:eastAsia="宋体" w:cs="Times New Roman"/>
                <w:snapToGrid/>
                <w:color w:val="auto"/>
                <w:kern w:val="0"/>
                <w:sz w:val="18"/>
                <w:szCs w:val="18"/>
                <w:highlight w:val="none"/>
                <w:vertAlign w:val="baseline"/>
                <w:lang w:val="en-US" w:eastAsia="zh-CN" w:bidi="ar"/>
                <w:woUserID w:val="1"/>
              </w:rPr>
              <w:t>Mesh</w:t>
            </w: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⽹络补偿⾼海拔信号衰减</w:t>
            </w:r>
          </w:p>
        </w:tc>
      </w:tr>
      <w:tr w14:paraId="664A9141">
        <w:trPr>
          <w:trHeight w:val="90" w:hRule="atLeast"/>
        </w:trPr>
        <w:tc>
          <w:tcPr>
            <w:tcW w:w="782" w:type="pct"/>
            <w:tcBorders>
              <w:top w:val="nil"/>
              <w:left w:val="nil"/>
              <w:bottom w:val="nil"/>
              <w:right w:val="nil"/>
            </w:tcBorders>
            <w:shd w:val="clear" w:color="auto" w:fill="auto"/>
            <w:vAlign w:val="top"/>
          </w:tcPr>
          <w:p w14:paraId="39E81DD6">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8" w:beforeAutospacing="0" w:after="0" w:afterAutospacing="0" w:line="360" w:lineRule="auto"/>
              <w:ind w:left="20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边缘处理层</w:t>
            </w:r>
          </w:p>
        </w:tc>
        <w:tc>
          <w:tcPr>
            <w:tcW w:w="1245" w:type="pct"/>
            <w:tcBorders>
              <w:top w:val="nil"/>
              <w:left w:val="nil"/>
              <w:bottom w:val="nil"/>
              <w:right w:val="nil"/>
            </w:tcBorders>
            <w:shd w:val="clear" w:color="auto" w:fill="auto"/>
            <w:vAlign w:val="top"/>
          </w:tcPr>
          <w:p w14:paraId="7228A0F5">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8" w:beforeAutospacing="0" w:after="0" w:afterAutospacing="0" w:line="360" w:lineRule="auto"/>
              <w:ind w:left="19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本地实时预测</w:t>
            </w:r>
          </w:p>
        </w:tc>
        <w:tc>
          <w:tcPr>
            <w:tcW w:w="975" w:type="pct"/>
            <w:tcBorders>
              <w:top w:val="nil"/>
              <w:left w:val="nil"/>
              <w:bottom w:val="nil"/>
              <w:right w:val="nil"/>
            </w:tcBorders>
            <w:shd w:val="clear" w:color="auto" w:fill="auto"/>
            <w:vAlign w:val="top"/>
          </w:tcPr>
          <w:p w14:paraId="4A9065FA">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337" w:beforeAutospacing="0" w:after="0" w:afterAutospacing="0" w:line="360" w:lineRule="auto"/>
              <w:ind w:left="202"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剪枝</w:t>
            </w:r>
            <w:r>
              <w:rPr>
                <w:rFonts w:hint="default" w:ascii="Times New Roman" w:hAnsi="Times New Roman" w:eastAsia="宋体" w:cs="Times New Roman"/>
                <w:snapToGrid/>
                <w:color w:val="auto"/>
                <w:kern w:val="0"/>
                <w:sz w:val="18"/>
                <w:szCs w:val="18"/>
                <w:highlight w:val="none"/>
                <w:vertAlign w:val="baseline"/>
                <w:lang w:val="en-US" w:eastAsia="zh-CN" w:bidi="ar"/>
                <w:woUserID w:val="1"/>
              </w:rPr>
              <w:t>LSTM</w:t>
            </w: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模型</w:t>
            </w:r>
          </w:p>
        </w:tc>
        <w:tc>
          <w:tcPr>
            <w:tcW w:w="1997" w:type="pct"/>
            <w:tcBorders>
              <w:top w:val="nil"/>
              <w:left w:val="nil"/>
              <w:bottom w:val="nil"/>
              <w:right w:val="nil"/>
            </w:tcBorders>
            <w:shd w:val="clear" w:color="auto" w:fill="auto"/>
            <w:vAlign w:val="top"/>
          </w:tcPr>
          <w:p w14:paraId="372D1ED1">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6" w:beforeAutospacing="0" w:after="0" w:afterAutospacing="0" w:line="360" w:lineRule="auto"/>
              <w:ind w:left="19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按海拔梯度分层部署</w:t>
            </w:r>
          </w:p>
          <w:p w14:paraId="551A4AE7">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72" w:beforeAutospacing="0" w:after="0" w:afterAutospacing="0" w:line="360" w:lineRule="auto"/>
              <w:ind w:left="23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（⽟舍森林公园实测）</w:t>
            </w:r>
          </w:p>
        </w:tc>
      </w:tr>
      <w:tr w14:paraId="7F46971C">
        <w:trPr>
          <w:trHeight w:val="90" w:hRule="atLeast"/>
        </w:trPr>
        <w:tc>
          <w:tcPr>
            <w:tcW w:w="782" w:type="pct"/>
            <w:tcBorders>
              <w:top w:val="nil"/>
              <w:left w:val="nil"/>
              <w:bottom w:val="nil"/>
              <w:right w:val="nil"/>
            </w:tcBorders>
            <w:shd w:val="clear" w:color="auto" w:fill="auto"/>
            <w:vAlign w:val="top"/>
          </w:tcPr>
          <w:p w14:paraId="28222FD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20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联邦协同层</w:t>
            </w:r>
          </w:p>
        </w:tc>
        <w:tc>
          <w:tcPr>
            <w:tcW w:w="1245" w:type="pct"/>
            <w:tcBorders>
              <w:top w:val="nil"/>
              <w:left w:val="nil"/>
              <w:bottom w:val="nil"/>
              <w:right w:val="nil"/>
            </w:tcBorders>
            <w:shd w:val="clear" w:color="auto" w:fill="auto"/>
            <w:vAlign w:val="top"/>
          </w:tcPr>
          <w:p w14:paraId="1100E8CF">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跨景区模型加密交互</w:t>
            </w:r>
          </w:p>
        </w:tc>
        <w:tc>
          <w:tcPr>
            <w:tcW w:w="975" w:type="pct"/>
            <w:tcBorders>
              <w:top w:val="nil"/>
              <w:left w:val="nil"/>
              <w:bottom w:val="nil"/>
              <w:right w:val="nil"/>
            </w:tcBorders>
            <w:shd w:val="clear" w:color="auto" w:fill="auto"/>
            <w:vAlign w:val="top"/>
          </w:tcPr>
          <w:p w14:paraId="701C0335">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kern w:val="0"/>
                <w:sz w:val="18"/>
                <w:szCs w:val="18"/>
                <w:highlight w:val="none"/>
                <w:vertAlign w:val="baseline"/>
                <w:lang w:val="en-US" w:eastAsia="zh-CN" w:bidi="ar"/>
                <w:woUserID w:val="1"/>
              </w:rPr>
              <w:t>PySyft</w:t>
            </w: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框架</w:t>
            </w:r>
          </w:p>
        </w:tc>
        <w:tc>
          <w:tcPr>
            <w:tcW w:w="1997" w:type="pct"/>
            <w:tcBorders>
              <w:top w:val="nil"/>
              <w:left w:val="nil"/>
              <w:bottom w:val="nil"/>
              <w:right w:val="nil"/>
            </w:tcBorders>
            <w:shd w:val="clear" w:color="auto" w:fill="auto"/>
            <w:vAlign w:val="top"/>
          </w:tcPr>
          <w:p w14:paraId="6E244678">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ins w:id="435" w:author="bjb" w:date="2026-04-02T15:41:23Z">
              <w:r>
                <w:rPr>
                  <w:rFonts w:hint="eastAsia" w:ascii="Times New Roman" w:hAnsi="Times New Roman" w:eastAsia="宋体" w:cs="Times New Roman"/>
                  <w:snapToGrid/>
                  <w:color w:val="auto"/>
                  <w:spacing w:val="3"/>
                  <w:kern w:val="0"/>
                  <w:sz w:val="18"/>
                  <w:szCs w:val="18"/>
                  <w:highlight w:val="none"/>
                  <w:vertAlign w:val="baseline"/>
                  <w:lang w:val="en-US" w:eastAsia="zh-CN" w:bidi="ar"/>
                  <w:woUserID w:val="1"/>
                </w:rPr>
                <w:t>“</w:t>
              </w:r>
            </w:ins>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⽕把节</w:t>
            </w:r>
            <w:ins w:id="436" w:author="bjb" w:date="2026-04-02T15:41:26Z">
              <w:r>
                <w:rPr>
                  <w:rFonts w:hint="eastAsia" w:ascii="Times New Roman" w:hAnsi="Times New Roman" w:eastAsia="宋体" w:cs="Times New Roman"/>
                  <w:snapToGrid/>
                  <w:color w:val="auto"/>
                  <w:spacing w:val="3"/>
                  <w:kern w:val="0"/>
                  <w:sz w:val="18"/>
                  <w:szCs w:val="18"/>
                  <w:highlight w:val="none"/>
                  <w:vertAlign w:val="baseline"/>
                  <w:lang w:val="en-US" w:eastAsia="zh-CN" w:bidi="ar"/>
                  <w:woUserID w:val="1"/>
                </w:rPr>
                <w:t>”</w:t>
              </w:r>
            </w:ins>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特征参数共享协议</w:t>
            </w:r>
          </w:p>
        </w:tc>
      </w:tr>
      <w:tr w14:paraId="74517D1A">
        <w:trPr>
          <w:trHeight w:val="90" w:hRule="atLeast"/>
        </w:trPr>
        <w:tc>
          <w:tcPr>
            <w:tcW w:w="782" w:type="pct"/>
            <w:tcBorders>
              <w:top w:val="nil"/>
              <w:left w:val="nil"/>
              <w:bottom w:val="single" w:color="auto" w:sz="12" w:space="0"/>
              <w:right w:val="nil"/>
            </w:tcBorders>
            <w:shd w:val="clear" w:color="auto" w:fill="auto"/>
            <w:vAlign w:val="top"/>
          </w:tcPr>
          <w:p w14:paraId="5938EDA8">
            <w:pPr>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left="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p>
          <w:p w14:paraId="02EC1EA7">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98" w:beforeAutospacing="0" w:after="0" w:afterAutospacing="0" w:line="360" w:lineRule="auto"/>
              <w:ind w:left="208"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云决策层</w:t>
            </w:r>
          </w:p>
        </w:tc>
        <w:tc>
          <w:tcPr>
            <w:tcW w:w="1245" w:type="pct"/>
            <w:tcBorders>
              <w:top w:val="nil"/>
              <w:left w:val="nil"/>
              <w:bottom w:val="single" w:color="auto" w:sz="12" w:space="0"/>
              <w:right w:val="nil"/>
            </w:tcBorders>
            <w:shd w:val="clear" w:color="auto" w:fill="auto"/>
            <w:vAlign w:val="top"/>
          </w:tcPr>
          <w:p w14:paraId="688B6DBA">
            <w:pPr>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left="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p>
          <w:p w14:paraId="124300F6">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98" w:beforeAutospacing="0" w:after="0" w:afterAutospacing="0" w:line="360" w:lineRule="auto"/>
              <w:ind w:left="208"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战略资源调度</w:t>
            </w:r>
          </w:p>
        </w:tc>
        <w:tc>
          <w:tcPr>
            <w:tcW w:w="975" w:type="pct"/>
            <w:tcBorders>
              <w:top w:val="nil"/>
              <w:left w:val="nil"/>
              <w:bottom w:val="single" w:color="auto" w:sz="12" w:space="0"/>
              <w:right w:val="nil"/>
            </w:tcBorders>
            <w:shd w:val="clear" w:color="auto" w:fill="auto"/>
            <w:vAlign w:val="top"/>
          </w:tcPr>
          <w:p w14:paraId="5A936488">
            <w:pPr>
              <w:keepNext w:val="0"/>
              <w:keepLines w:val="0"/>
              <w:pageBreakBefore w:val="0"/>
              <w:widowControl/>
              <w:suppressLineNumbers w:val="0"/>
              <w:kinsoku/>
              <w:wordWrap/>
              <w:overflowPunct w:val="0"/>
              <w:topLinePunct w:val="0"/>
              <w:autoSpaceDE w:val="0"/>
              <w:autoSpaceDN w:val="0"/>
              <w:bidi w:val="0"/>
              <w:adjustRightInd w:val="0"/>
              <w:snapToGrid w:val="0"/>
              <w:spacing w:before="184" w:beforeAutospacing="0" w:after="0" w:afterAutospacing="0" w:line="360" w:lineRule="auto"/>
              <w:ind w:left="201"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val="0"/>
                <w:color w:val="auto"/>
                <w:kern w:val="0"/>
                <w:sz w:val="18"/>
                <w:szCs w:val="18"/>
                <w:highlight w:val="none"/>
                <w:vertAlign w:val="baseline"/>
                <w:lang w:val="en-US" w:eastAsia="zh-CN" w:bidi="ar"/>
                <w:woUserID w:val="1"/>
              </w:rPr>
              <w:t>Spring</w:t>
            </w:r>
            <w:r>
              <w:rPr>
                <w:rFonts w:hint="default" w:ascii="Times New Roman" w:hAnsi="Times New Roman" w:eastAsia="宋体" w:cs="Times New Roman"/>
                <w:snapToGrid w:val="0"/>
                <w:color w:val="auto"/>
                <w:kern w:val="0"/>
                <w:sz w:val="18"/>
                <w:szCs w:val="18"/>
                <w:highlight w:val="none"/>
                <w:vertAlign w:val="baseline"/>
                <w:lang w:val="en-US" w:eastAsia="zh" w:bidi="ar"/>
                <w:woUserID w:val="1"/>
              </w:rPr>
              <w:t xml:space="preserve"> </w:t>
            </w:r>
            <w:r>
              <w:rPr>
                <w:rFonts w:hint="default" w:ascii="Times New Roman" w:hAnsi="Times New Roman" w:eastAsia="宋体" w:cs="Times New Roman"/>
                <w:snapToGrid/>
                <w:color w:val="auto"/>
                <w:kern w:val="0"/>
                <w:sz w:val="18"/>
                <w:szCs w:val="18"/>
                <w:highlight w:val="none"/>
                <w:vertAlign w:val="baseline"/>
                <w:lang w:val="en-US" w:eastAsia="zh-CN" w:bidi="ar"/>
                <w:woUserID w:val="1"/>
              </w:rPr>
              <w:t>Cloud</w:t>
            </w:r>
            <w:r>
              <w:rPr>
                <w:rFonts w:hint="default" w:ascii="Times New Roman" w:hAnsi="Times New Roman" w:eastAsia="宋体" w:cs="Times New Roman"/>
                <w:snapToGrid/>
                <w:color w:val="auto"/>
                <w:spacing w:val="4"/>
                <w:kern w:val="0"/>
                <w:sz w:val="18"/>
                <w:szCs w:val="18"/>
                <w:highlight w:val="none"/>
                <w:vertAlign w:val="baseline"/>
                <w:lang w:val="en-US" w:eastAsia="zh-CN" w:bidi="ar"/>
                <w:woUserID w:val="1"/>
              </w:rPr>
              <w:t>微服务</w:t>
            </w:r>
          </w:p>
        </w:tc>
        <w:tc>
          <w:tcPr>
            <w:tcW w:w="1997" w:type="pct"/>
            <w:tcBorders>
              <w:top w:val="nil"/>
              <w:left w:val="nil"/>
              <w:bottom w:val="single" w:color="auto" w:sz="12" w:space="0"/>
              <w:right w:val="nil"/>
            </w:tcBorders>
            <w:shd w:val="clear" w:color="auto" w:fill="auto"/>
            <w:vAlign w:val="top"/>
          </w:tcPr>
          <w:p w14:paraId="33D7AFDE">
            <w:pPr>
              <w:keepNext w:val="0"/>
              <w:keepLines w:val="0"/>
              <w:pageBreakBefore w:val="0"/>
              <w:widowControl/>
              <w:suppressLineNumbers w:val="0"/>
              <w:kinsoku/>
              <w:wordWrap/>
              <w:overflowPunct w:val="0"/>
              <w:topLinePunct w:val="0"/>
              <w:autoSpaceDE w:val="0"/>
              <w:autoSpaceDN w:val="0"/>
              <w:bidi w:val="0"/>
              <w:adjustRightInd w:val="0"/>
              <w:snapToGrid w:val="0"/>
              <w:spacing w:before="0" w:beforeAutospacing="0" w:after="0" w:afterAutospacing="0" w:line="360" w:lineRule="auto"/>
              <w:ind w:left="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p>
          <w:p w14:paraId="19A7D54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98" w:beforeAutospacing="0" w:after="0" w:afterAutospacing="0" w:line="360" w:lineRule="auto"/>
              <w:ind w:left="19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坡度运输成本模型集成</w:t>
            </w:r>
          </w:p>
        </w:tc>
      </w:tr>
    </w:tbl>
    <w:p w14:paraId="0E100F65">
      <w:pPr>
        <w:pageBreakBefore w:val="0"/>
        <w:widowControl/>
        <w:kinsoku/>
        <w:wordWrap/>
        <w:overflowPunct w:val="0"/>
        <w:topLinePunct w:val="0"/>
        <w:autoSpaceDE w:val="0"/>
        <w:autoSpaceDN w:val="0"/>
        <w:bidi w:val="0"/>
        <w:adjustRightInd w:val="0"/>
        <w:textAlignment w:val="baseline"/>
        <w:rPr>
          <w:rFonts w:hint="default" w:ascii="Times New Roman" w:hAnsi="Times New Roman" w:cs="Times New Roman"/>
          <w:color w:val="auto"/>
          <w:sz w:val="18"/>
          <w:szCs w:val="18"/>
          <w:highlight w:val="none"/>
          <w:lang w:val="en-US" w:eastAsia="zh-CN"/>
        </w:rPr>
      </w:pPr>
    </w:p>
    <w:p w14:paraId="3417F5E3">
      <w:pPr>
        <w:pageBreakBefore w:val="0"/>
        <w:widowControl/>
        <w:kinsoku/>
        <w:wordWrap/>
        <w:overflowPunct w:val="0"/>
        <w:topLinePunct w:val="0"/>
        <w:autoSpaceDE w:val="0"/>
        <w:autoSpaceDN w:val="0"/>
        <w:bidi w:val="0"/>
        <w:adjustRightInd w:val="0"/>
        <w:textAlignment w:val="baseline"/>
        <w:rPr>
          <w:rFonts w:hint="default" w:ascii="Times New Roman" w:hAnsi="Times New Roman" w:cs="Times New Roman"/>
          <w:color w:val="auto"/>
          <w:sz w:val="18"/>
          <w:szCs w:val="18"/>
          <w:highlight w:val="none"/>
        </w:rPr>
      </w:pPr>
    </w:p>
    <w:p w14:paraId="6CE113DD">
      <w:pPr>
        <w:pStyle w:val="16"/>
        <w:keepNext w:val="0"/>
        <w:keepLines w:val="0"/>
        <w:pageBreakBefore w:val="0"/>
        <w:widowControl/>
        <w:numPr>
          <w:ilvl w:val="0"/>
          <w:numId w:val="0"/>
        </w:numPr>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2）基于</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多模态数据融合治理</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 </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聚焦旅游环境、游客行为、山地特色、节庆事件等，</w:t>
      </w:r>
      <w:commentRangeStart w:id="1"/>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通过系统梳理</w:t>
      </w:r>
      <w:r>
        <w:rPr>
          <w:rFonts w:hint="default" w:ascii="Times New Roman" w:hAnsi="Times New Roman" w:eastAsia="宋体" w:cs="Times New Roman"/>
          <w:b w:val="0"/>
          <w:bCs w:val="0"/>
          <w:i w:val="0"/>
          <w:iCs w:val="0"/>
          <w:caps w:val="0"/>
          <w:color w:val="auto"/>
          <w:spacing w:val="0"/>
          <w:sz w:val="18"/>
          <w:szCs w:val="18"/>
          <w:highlight w:val="none"/>
          <w:shd w:val="clear" w:fill="FFFFFF"/>
        </w:rPr>
        <w:t>整合</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成涵盖</w:t>
      </w:r>
      <w:r>
        <w:rPr>
          <w:rFonts w:hint="default" w:ascii="Times New Roman" w:hAnsi="Times New Roman" w:eastAsia="宋体" w:cs="Times New Roman"/>
          <w:b w:val="0"/>
          <w:bCs w:val="0"/>
          <w:i w:val="0"/>
          <w:iCs w:val="0"/>
          <w:caps w:val="0"/>
          <w:color w:val="auto"/>
          <w:spacing w:val="0"/>
          <w:sz w:val="18"/>
          <w:szCs w:val="18"/>
          <w:highlight w:val="none"/>
          <w:shd w:val="clear" w:fill="FFFFFF"/>
        </w:rPr>
        <w:t>12类维度</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数据的体系，</w:t>
      </w:r>
      <w:ins w:id="437" w:author="bjb" w:date="2026-04-02T10:47:5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见</w:t>
        </w:r>
      </w:ins>
      <w:del w:id="438" w:author="bjb" w:date="2026-04-02T10:47:5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见下</w:delText>
        </w:r>
      </w:del>
      <w:del w:id="439" w:author="bjb" w:date="2026-04-02T15:42:5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图</w:delText>
        </w:r>
      </w:del>
      <w:r>
        <w:rPr>
          <w:rFonts w:hint="default" w:ascii="Times New Roman" w:hAnsi="Times New Roman" w:cs="Times New Roman"/>
          <w:color w:val="auto"/>
          <w:sz w:val="18"/>
          <w:szCs w:val="18"/>
          <w:highlight w:val="none"/>
        </w:rPr>
        <w:t>表</w:t>
      </w:r>
      <w:del w:id="440" w:author="bjb" w:date="2026-04-02T15:42:53Z">
        <w:r>
          <w:rPr>
            <w:rFonts w:hint="default" w:ascii="Times New Roman" w:hAnsi="Times New Roman" w:cs="Times New Roman"/>
            <w:color w:val="auto"/>
            <w:sz w:val="18"/>
            <w:szCs w:val="18"/>
            <w:highlight w:val="none"/>
            <w:lang w:val="en-US"/>
          </w:rPr>
          <w:delText>4- 2</w:delText>
        </w:r>
      </w:del>
      <w:ins w:id="441" w:author="bjb" w:date="2026-04-02T15:42:53Z">
        <w:r>
          <w:rPr>
            <w:rFonts w:hint="eastAsia" w:ascii="Times New Roman" w:hAnsi="Times New Roman" w:eastAsia="宋体" w:cs="Times New Roman"/>
            <w:color w:val="auto"/>
            <w:sz w:val="18"/>
            <w:szCs w:val="18"/>
            <w:highlight w:val="none"/>
            <w:lang w:val="en-US" w:eastAsia="zh-CN"/>
          </w:rPr>
          <w:t>3</w:t>
        </w:r>
        <w:commentRangeEnd w:id="1"/>
      </w:ins>
      <w:r>
        <w:commentReference w:id="1"/>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。在数据治理环节中，针对环境数据，基于模型</w:t>
      </w:r>
      <w:r>
        <w:rPr>
          <w:rFonts w:hint="default" w:ascii="Times New Roman" w:hAnsi="Times New Roman" w:eastAsia="宋体" w:cs="Times New Roman"/>
          <w:i w:val="0"/>
          <w:iCs w:val="0"/>
          <w:caps w:val="0"/>
          <w:color w:val="auto"/>
          <w:spacing w:val="0"/>
          <w:sz w:val="18"/>
          <w:szCs w:val="18"/>
          <w:highlight w:val="none"/>
          <w:shd w:val="clear" w:fill="FFFFFF"/>
        </w:rPr>
        <w:t>采用</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了</w:t>
      </w:r>
      <w:r>
        <w:rPr>
          <w:rFonts w:hint="default" w:ascii="Times New Roman" w:hAnsi="Times New Roman" w:eastAsia="宋体" w:cs="Times New Roman"/>
          <w:i w:val="0"/>
          <w:iCs w:val="0"/>
          <w:caps w:val="0"/>
          <w:color w:val="auto"/>
          <w:spacing w:val="0"/>
          <w:sz w:val="18"/>
          <w:szCs w:val="18"/>
          <w:highlight w:val="none"/>
          <w:shd w:val="clear" w:fill="FFFFFF"/>
        </w:rPr>
        <w:t>小波去噪</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技术</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t>，为了避免数据突变误导模型，</w:t>
      </w:r>
      <w:r>
        <w:rPr>
          <w:rFonts w:hint="default" w:ascii="Times New Roman" w:hAnsi="Times New Roman" w:eastAsia="宋体" w:cs="Times New Roman"/>
          <w:color w:val="auto"/>
          <w:sz w:val="18"/>
          <w:szCs w:val="18"/>
          <w:highlight w:val="none"/>
        </w:rPr>
        <w:t xml:space="preserve">选择软阈值方法（公式为 </w:t>
      </w:r>
      <w:r>
        <w:rPr>
          <w:rFonts w:hint="default" w:ascii="Times New Roman" w:hAnsi="Times New Roman" w:eastAsia="宋体" w:cs="Times New Roman"/>
          <w:i/>
          <w:iCs/>
          <w:color w:val="auto"/>
          <w:sz w:val="18"/>
          <w:szCs w:val="18"/>
          <w:highlight w:val="none"/>
          <w:rPrChange w:id="442" w:author="bjb" w:date="2026-04-02T15:44:51Z">
            <w:rPr>
              <w:rFonts w:hint="default" w:ascii="Times New Roman" w:hAnsi="Times New Roman" w:eastAsia="宋体" w:cs="Times New Roman"/>
              <w:color w:val="auto"/>
              <w:sz w:val="18"/>
              <w:szCs w:val="18"/>
              <w:highlight w:val="none"/>
            </w:rPr>
          </w:rPrChange>
        </w:rPr>
        <w:t>η</w:t>
      </w:r>
      <w:r>
        <w:rPr>
          <w:rFonts w:hint="default" w:ascii="Times New Roman" w:hAnsi="Times New Roman" w:eastAsia="宋体" w:cs="Times New Roman"/>
          <w:color w:val="auto"/>
          <w:sz w:val="18"/>
          <w:szCs w:val="18"/>
          <w:highlight w:val="none"/>
        </w:rPr>
        <w:t>(</w:t>
      </w:r>
      <w:r>
        <w:rPr>
          <w:rFonts w:hint="default" w:ascii="Times New Roman" w:hAnsi="Times New Roman" w:eastAsia="宋体" w:cs="Times New Roman"/>
          <w:i/>
          <w:iCs/>
          <w:color w:val="auto"/>
          <w:sz w:val="18"/>
          <w:szCs w:val="18"/>
          <w:highlight w:val="none"/>
          <w:rPrChange w:id="443" w:author="bjb" w:date="2026-04-02T15:44:51Z">
            <w:rPr>
              <w:rFonts w:hint="default" w:ascii="Times New Roman" w:hAnsi="Times New Roman" w:eastAsia="宋体" w:cs="Times New Roman"/>
              <w:color w:val="auto"/>
              <w:sz w:val="18"/>
              <w:szCs w:val="18"/>
              <w:highlight w:val="none"/>
            </w:rPr>
          </w:rPrChange>
        </w:rPr>
        <w:t>x</w:t>
      </w:r>
      <w:r>
        <w:rPr>
          <w:rFonts w:hint="default" w:ascii="Times New Roman" w:hAnsi="Times New Roman" w:eastAsia="宋体" w:cs="Times New Roman"/>
          <w:color w:val="auto"/>
          <w:sz w:val="18"/>
          <w:szCs w:val="18"/>
          <w:highlight w:val="none"/>
        </w:rPr>
        <w:t>)=sgn (</w:t>
      </w:r>
      <w:r>
        <w:rPr>
          <w:rFonts w:hint="default" w:ascii="Times New Roman" w:hAnsi="Times New Roman" w:eastAsia="宋体" w:cs="Times New Roman"/>
          <w:i/>
          <w:iCs/>
          <w:color w:val="auto"/>
          <w:sz w:val="18"/>
          <w:szCs w:val="18"/>
          <w:highlight w:val="none"/>
          <w:rPrChange w:id="444" w:author="bjb" w:date="2026-04-02T15:44:51Z">
            <w:rPr>
              <w:rFonts w:hint="default" w:ascii="Times New Roman" w:hAnsi="Times New Roman" w:eastAsia="宋体" w:cs="Times New Roman"/>
              <w:color w:val="auto"/>
              <w:sz w:val="18"/>
              <w:szCs w:val="18"/>
              <w:highlight w:val="none"/>
            </w:rPr>
          </w:rPrChange>
        </w:rPr>
        <w:t>x</w:t>
      </w:r>
      <w:r>
        <w:rPr>
          <w:rFonts w:hint="default" w:ascii="Times New Roman" w:hAnsi="Times New Roman" w:eastAsia="宋体" w:cs="Times New Roman"/>
          <w:color w:val="auto"/>
          <w:sz w:val="18"/>
          <w:szCs w:val="18"/>
          <w:highlight w:val="none"/>
        </w:rPr>
        <w:t>)(|</w:t>
      </w:r>
      <w:r>
        <w:rPr>
          <w:rFonts w:hint="default" w:ascii="Times New Roman" w:hAnsi="Times New Roman" w:eastAsia="宋体" w:cs="Times New Roman"/>
          <w:i/>
          <w:iCs/>
          <w:color w:val="auto"/>
          <w:sz w:val="18"/>
          <w:szCs w:val="18"/>
          <w:highlight w:val="none"/>
          <w:rPrChange w:id="445" w:author="bjb" w:date="2026-04-02T15:44:51Z">
            <w:rPr>
              <w:rFonts w:hint="default" w:ascii="Times New Roman" w:hAnsi="Times New Roman" w:eastAsia="宋体" w:cs="Times New Roman"/>
              <w:color w:val="auto"/>
              <w:sz w:val="18"/>
              <w:szCs w:val="18"/>
              <w:highlight w:val="none"/>
            </w:rPr>
          </w:rPrChange>
        </w:rPr>
        <w:t>x</w:t>
      </w:r>
      <w:r>
        <w:rPr>
          <w:rFonts w:hint="default" w:ascii="Times New Roman" w:hAnsi="Times New Roman" w:eastAsia="宋体" w:cs="Times New Roman"/>
          <w:color w:val="auto"/>
          <w:sz w:val="18"/>
          <w:szCs w:val="18"/>
          <w:highlight w:val="none"/>
        </w:rPr>
        <w:t>|-</w:t>
      </w:r>
      <w:r>
        <w:rPr>
          <w:rFonts w:hint="default" w:ascii="Times New Roman" w:hAnsi="Times New Roman" w:eastAsia="宋体" w:cs="Times New Roman"/>
          <w:i/>
          <w:iCs/>
          <w:color w:val="auto"/>
          <w:sz w:val="18"/>
          <w:szCs w:val="18"/>
          <w:highlight w:val="none"/>
          <w:rPrChange w:id="446" w:author="bjb" w:date="2026-04-02T15:44:51Z">
            <w:rPr>
              <w:rFonts w:hint="default" w:ascii="Times New Roman" w:hAnsi="Times New Roman" w:eastAsia="宋体" w:cs="Times New Roman"/>
              <w:color w:val="auto"/>
              <w:sz w:val="18"/>
              <w:szCs w:val="18"/>
              <w:highlight w:val="none"/>
            </w:rPr>
          </w:rPrChange>
        </w:rPr>
        <w:t>T</w:t>
      </w:r>
      <w:r>
        <w:rPr>
          <w:rFonts w:hint="default" w:ascii="Times New Roman" w:hAnsi="Times New Roman" w:eastAsia="宋体" w:cs="Times New Roman"/>
          <w:color w:val="auto"/>
          <w:sz w:val="18"/>
          <w:szCs w:val="18"/>
          <w:highlight w:val="none"/>
        </w:rPr>
        <w:t xml:space="preserve">)，其中 </w:t>
      </w:r>
      <w:r>
        <w:rPr>
          <w:rFonts w:hint="default" w:ascii="Times New Roman" w:hAnsi="Times New Roman" w:eastAsia="宋体" w:cs="Times New Roman"/>
          <w:i/>
          <w:iCs/>
          <w:color w:val="auto"/>
          <w:sz w:val="18"/>
          <w:szCs w:val="18"/>
          <w:highlight w:val="none"/>
          <w:rPrChange w:id="447" w:author="bjb" w:date="2026-04-02T15:44:56Z">
            <w:rPr>
              <w:rFonts w:hint="default" w:ascii="Times New Roman" w:hAnsi="Times New Roman" w:eastAsia="宋体" w:cs="Times New Roman"/>
              <w:color w:val="auto"/>
              <w:sz w:val="18"/>
              <w:szCs w:val="18"/>
              <w:highlight w:val="none"/>
            </w:rPr>
          </w:rPrChange>
        </w:rPr>
        <w:t>T</w:t>
      </w:r>
      <w:r>
        <w:rPr>
          <w:rFonts w:hint="default" w:ascii="Times New Roman" w:hAnsi="Times New Roman" w:eastAsia="宋体" w:cs="Times New Roman"/>
          <w:color w:val="auto"/>
          <w:sz w:val="18"/>
          <w:szCs w:val="18"/>
          <w:highlight w:val="none"/>
        </w:rPr>
        <w:t>=1.2×</w:t>
      </w:r>
      <w:del w:id="448" w:author="bjb" w:date="2026-04-02T15:44:58Z">
        <w:r>
          <w:rPr>
            <w:rFonts w:hint="default" w:ascii="Times New Roman" w:hAnsi="Times New Roman" w:eastAsia="宋体" w:cs="Times New Roman"/>
            <w:color w:val="auto"/>
            <w:sz w:val="18"/>
            <w:szCs w:val="18"/>
            <w:highlight w:val="none"/>
          </w:rPr>
          <w:delText xml:space="preserve"> </w:delText>
        </w:r>
      </w:del>
      <w:r>
        <w:rPr>
          <w:rFonts w:hint="default" w:ascii="Times New Roman" w:hAnsi="Times New Roman" w:eastAsia="宋体" w:cs="Times New Roman"/>
          <w:color w:val="auto"/>
          <w:sz w:val="18"/>
          <w:szCs w:val="18"/>
          <w:highlight w:val="none"/>
        </w:rPr>
        <w:t>噪声标准差），使环境数据信噪比从 15</w:t>
      </w:r>
      <w:ins w:id="449" w:author="bjb" w:date="2026-04-02T15:45:04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dB 提升至 32</w:t>
      </w:r>
      <w:ins w:id="450" w:author="bjb" w:date="2026-04-02T15:45:05Z">
        <w:r>
          <w:rPr>
            <w:rFonts w:hint="eastAsia" w:ascii="Times New Roman" w:hAnsi="Times New Roman" w:eastAsia="宋体" w:cs="Times New Roman"/>
            <w:color w:val="auto"/>
            <w:sz w:val="18"/>
            <w:szCs w:val="18"/>
            <w:highlight w:val="none"/>
            <w:lang w:val="en-US" w:eastAsia="zh-CN"/>
          </w:rPr>
          <w:t xml:space="preserve"> </w:t>
        </w:r>
      </w:ins>
      <w:r>
        <w:rPr>
          <w:rFonts w:hint="default" w:ascii="Times New Roman" w:hAnsi="Times New Roman" w:eastAsia="宋体" w:cs="Times New Roman"/>
          <w:color w:val="auto"/>
          <w:sz w:val="18"/>
          <w:szCs w:val="18"/>
          <w:highlight w:val="none"/>
        </w:rPr>
        <w:t>dB，对模型误差降低的贡献度达到 28.7%，有效过滤了数据中的</w:t>
      </w:r>
      <w:ins w:id="451" w:author="bjb" w:date="2026-04-02T10:47:58Z">
        <w:r>
          <w:rPr>
            <w:rFonts w:hint="eastAsia" w:ascii="Times New Roman" w:hAnsi="Times New Roman" w:eastAsia="宋体" w:cs="Times New Roman"/>
            <w:color w:val="auto"/>
            <w:sz w:val="18"/>
            <w:szCs w:val="18"/>
            <w:highlight w:val="none"/>
            <w:lang w:eastAsia="zh-CN"/>
          </w:rPr>
          <w:t>噪声</w:t>
        </w:r>
      </w:ins>
      <w:del w:id="452" w:author="bjb" w:date="2026-04-02T10:47:58Z">
        <w:r>
          <w:rPr>
            <w:rFonts w:hint="default" w:ascii="Times New Roman" w:hAnsi="Times New Roman" w:eastAsia="宋体" w:cs="Times New Roman"/>
            <w:color w:val="auto"/>
            <w:sz w:val="18"/>
            <w:szCs w:val="18"/>
            <w:highlight w:val="none"/>
          </w:rPr>
          <w:delText>噪音</w:delText>
        </w:r>
      </w:del>
      <w:r>
        <w:rPr>
          <w:rFonts w:hint="default" w:ascii="Times New Roman" w:hAnsi="Times New Roman" w:eastAsia="宋体" w:cs="Times New Roman"/>
          <w:color w:val="auto"/>
          <w:sz w:val="18"/>
          <w:szCs w:val="18"/>
          <w:highlight w:val="none"/>
        </w:rPr>
        <w:t>干扰；而针对游客数据，系统采用差分隐私技术，通过对比 ε=0.5（效用损失 5%）、ε=1.0（效用损失 2%）、ε=1.5（效用损失 1%），选择 ε=1.0 平衡隐私与效用，以仅约 2% 的数据效用损失换取了严格隐私保护。</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t>数据效用保留率达到97.86%，优于传统K-匿名化为38%信息损失的方案</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t>，</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在保证游客隐私不会泄露的前提下实现了行为模式的有效分析；针对山地特色数据，通过借助</w:t>
      </w:r>
      <w:r>
        <w:rPr>
          <w:rFonts w:hint="default" w:ascii="Times New Roman" w:hAnsi="Times New Roman" w:eastAsia="宋体" w:cs="Times New Roman"/>
          <w:i w:val="0"/>
          <w:iCs w:val="0"/>
          <w:caps w:val="0"/>
          <w:color w:val="auto"/>
          <w:spacing w:val="0"/>
          <w:sz w:val="18"/>
          <w:szCs w:val="18"/>
          <w:highlight w:val="none"/>
          <w:shd w:val="clear" w:fill="FFFFFF"/>
        </w:rPr>
        <w:t>PostGIS空间对齐</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技术，</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t>PostGIS采用空间索引（GIST</w:t>
      </w:r>
      <w:ins w:id="453" w:author="bjb" w:date="2026-04-02T10:48:06Z">
        <w:r>
          <w:rPr>
            <w:rFonts w:hint="eastAsia" w:ascii="Times New Roman" w:hAnsi="Times New Roman" w:eastAsia="宋体" w:cs="Times New Roman"/>
            <w:i w:val="0"/>
            <w:iCs w:val="0"/>
            <w:caps w:val="0"/>
            <w:color w:val="auto"/>
            <w:spacing w:val="0"/>
            <w:sz w:val="18"/>
            <w:szCs w:val="18"/>
            <w:highlight w:val="none"/>
            <w:shd w:val="clear" w:fill="FFFFFF"/>
            <w:lang w:val="en-US" w:eastAsia="zh-CN"/>
            <w:woUserID w:val="4"/>
          </w:rPr>
          <w:t>）</w:t>
        </w:r>
      </w:ins>
      <w:del w:id="454" w:author="bjb" w:date="2026-04-02T10:48:06Z">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delText>)</w:delText>
        </w:r>
      </w:del>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t>方法</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t>，空间查询效率较传统数据库提升</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t>了</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t>40%</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t>，并且利用ST_Transform(geometry, srid)函数统一坐标系，实现了地形特征与游客轨迹的精确匹配</w:t>
      </w:r>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4"/>
        </w:rPr>
        <w:t>，打破了空间数据上的格式与坐标系壁垒；</w:t>
      </w:r>
      <w:del w:id="455" w:author="bjb" w:date="2026-04-02T15:48:03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打破了空间数据上的格式与坐标系壁垒；</w:delText>
        </w:r>
      </w:del>
      <w:r>
        <w:rPr>
          <w:rFonts w:hint="default" w:ascii="Times New Roman" w:hAnsi="Times New Roman" w:eastAsia="宋体" w:cs="Times New Roman"/>
          <w:i w:val="0"/>
          <w:iCs w:val="0"/>
          <w:caps w:val="0"/>
          <w:color w:val="auto"/>
          <w:spacing w:val="0"/>
          <w:sz w:val="18"/>
          <w:szCs w:val="18"/>
          <w:highlight w:val="none"/>
          <w:shd w:val="clear" w:fill="FFFFFF"/>
          <w:lang w:val="en-US" w:eastAsia="zh-CN"/>
        </w:rPr>
        <w:t>针对节庆事件数据，采用</w:t>
      </w:r>
      <w:r>
        <w:rPr>
          <w:rFonts w:hint="default" w:ascii="Times New Roman" w:hAnsi="Times New Roman" w:eastAsia="宋体" w:cs="Times New Roman"/>
          <w:i w:val="0"/>
          <w:iCs w:val="0"/>
          <w:caps w:val="0"/>
          <w:color w:val="auto"/>
          <w:spacing w:val="0"/>
          <w:sz w:val="18"/>
          <w:szCs w:val="18"/>
          <w:highlight w:val="none"/>
          <w:shd w:val="clear" w:fill="FFFFFF"/>
        </w:rPr>
        <w:t>联邦特征编码技术，</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在多源异构的事件数据中，根据系统模型提取并融合了事件数据的关键特征，为节庆事件的精准运营提供了</w:t>
      </w:r>
      <w:del w:id="456" w:author="bjb" w:date="2026-04-02T15:49:34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主力</w:delText>
        </w:r>
      </w:del>
      <w:ins w:id="457" w:author="bjb" w:date="2026-04-02T15:49:35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有力</w:t>
        </w:r>
      </w:ins>
      <w:ins w:id="458" w:author="bjb" w:date="2026-04-02T15:49:37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支撑</w:t>
        </w:r>
      </w:ins>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。基于</w:t>
      </w:r>
      <w:del w:id="459" w:author="bjb" w:date="2026-04-02T15:49:44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一系列</w:delText>
        </w:r>
      </w:del>
      <w:ins w:id="460" w:author="bjb" w:date="2026-04-02T15:49:45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上述</w:t>
        </w:r>
      </w:ins>
      <w:r>
        <w:rPr>
          <w:rFonts w:hint="default" w:ascii="Times New Roman" w:hAnsi="Times New Roman" w:eastAsia="宋体" w:cs="Times New Roman"/>
          <w:i w:val="0"/>
          <w:iCs w:val="0"/>
          <w:caps w:val="0"/>
          <w:color w:val="auto"/>
          <w:spacing w:val="0"/>
          <w:sz w:val="18"/>
          <w:szCs w:val="18"/>
          <w:highlight w:val="none"/>
          <w:shd w:val="clear" w:fill="FFFFFF"/>
          <w:lang w:val="en-US" w:eastAsia="zh-CN"/>
        </w:rPr>
        <w:t>技术的综合应用，成功</w:t>
      </w:r>
      <w:r>
        <w:rPr>
          <w:rFonts w:hint="default" w:ascii="Times New Roman" w:hAnsi="Times New Roman" w:eastAsia="宋体" w:cs="Times New Roman"/>
          <w:i w:val="0"/>
          <w:iCs w:val="0"/>
          <w:caps w:val="0"/>
          <w:color w:val="auto"/>
          <w:spacing w:val="0"/>
          <w:sz w:val="18"/>
          <w:szCs w:val="18"/>
          <w:highlight w:val="none"/>
          <w:shd w:val="clear" w:fill="FFFFFF"/>
        </w:rPr>
        <w:t>突破</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了</w:t>
      </w:r>
      <w:r>
        <w:rPr>
          <w:rFonts w:hint="default" w:ascii="Times New Roman" w:hAnsi="Times New Roman" w:eastAsia="宋体" w:cs="Times New Roman"/>
          <w:i w:val="0"/>
          <w:iCs w:val="0"/>
          <w:caps w:val="0"/>
          <w:color w:val="auto"/>
          <w:spacing w:val="0"/>
          <w:sz w:val="18"/>
          <w:szCs w:val="18"/>
          <w:highlight w:val="none"/>
          <w:shd w:val="clear" w:fill="FFFFFF"/>
        </w:rPr>
        <w:t>政务数据</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在格式、隐私以及空间等层面的</w:t>
      </w:r>
      <w:r>
        <w:rPr>
          <w:rFonts w:hint="default" w:ascii="Times New Roman" w:hAnsi="Times New Roman" w:eastAsia="宋体" w:cs="Times New Roman"/>
          <w:i w:val="0"/>
          <w:iCs w:val="0"/>
          <w:caps w:val="0"/>
          <w:color w:val="auto"/>
          <w:spacing w:val="0"/>
          <w:sz w:val="18"/>
          <w:szCs w:val="18"/>
          <w:highlight w:val="none"/>
          <w:shd w:val="clear" w:fill="FFFFFF"/>
        </w:rPr>
        <w:t>壁垒</w:t>
      </w:r>
      <w:r>
        <w:rPr>
          <w:rFonts w:hint="default" w:ascii="Times New Roman" w:hAnsi="Times New Roman" w:eastAsia="宋体" w:cs="Times New Roman"/>
          <w:i w:val="0"/>
          <w:iCs w:val="0"/>
          <w:caps w:val="0"/>
          <w:color w:val="auto"/>
          <w:spacing w:val="0"/>
          <w:sz w:val="18"/>
          <w:szCs w:val="18"/>
          <w:highlight w:val="none"/>
          <w:shd w:val="clear" w:fill="FFFFFF"/>
          <w:lang w:eastAsia="zh-CN"/>
        </w:rPr>
        <w:t>，</w:t>
      </w:r>
      <w:del w:id="461" w:author="bjb" w:date="2026-04-02T15:49:55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并且</w:delText>
        </w:r>
      </w:del>
      <w:r>
        <w:rPr>
          <w:rFonts w:hint="default" w:ascii="Times New Roman" w:hAnsi="Times New Roman" w:eastAsia="宋体" w:cs="Times New Roman"/>
          <w:i w:val="0"/>
          <w:iCs w:val="0"/>
          <w:caps w:val="0"/>
          <w:color w:val="auto"/>
          <w:spacing w:val="0"/>
          <w:sz w:val="18"/>
          <w:szCs w:val="18"/>
          <w:highlight w:val="none"/>
          <w:shd w:val="clear" w:fill="FFFFFF"/>
          <w:lang w:val="en-US" w:eastAsia="zh-CN"/>
        </w:rPr>
        <w:t>为山地旅游的数字化治理以及智慧化运营方面提供了坚实</w:t>
      </w:r>
      <w:del w:id="462" w:author="bjb" w:date="2026-04-02T10:48:15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有利</w:delText>
        </w:r>
      </w:del>
      <w:r>
        <w:rPr>
          <w:rFonts w:hint="default" w:ascii="Times New Roman" w:hAnsi="Times New Roman" w:eastAsia="宋体" w:cs="Times New Roman"/>
          <w:i w:val="0"/>
          <w:iCs w:val="0"/>
          <w:caps w:val="0"/>
          <w:color w:val="auto"/>
          <w:spacing w:val="0"/>
          <w:sz w:val="18"/>
          <w:szCs w:val="18"/>
          <w:highlight w:val="none"/>
          <w:shd w:val="clear" w:fill="FFFFFF"/>
          <w:lang w:val="en-US" w:eastAsia="zh-CN"/>
        </w:rPr>
        <w:t>的数据</w:t>
      </w:r>
      <w:del w:id="463" w:author="bjb" w:date="2026-04-02T15:50:00Z">
        <w:r>
          <w:rPr>
            <w:rFonts w:hint="default" w:ascii="Times New Roman" w:hAnsi="Times New Roman" w:eastAsia="宋体" w:cs="Times New Roman"/>
            <w:i w:val="0"/>
            <w:iCs w:val="0"/>
            <w:caps w:val="0"/>
            <w:color w:val="auto"/>
            <w:spacing w:val="0"/>
            <w:sz w:val="18"/>
            <w:szCs w:val="18"/>
            <w:highlight w:val="none"/>
            <w:shd w:val="clear" w:fill="FFFFFF"/>
            <w:lang w:val="en-US" w:eastAsia="zh-CN"/>
          </w:rPr>
          <w:delText>支撑</w:delText>
        </w:r>
      </w:del>
      <w:ins w:id="464" w:author="bjb" w:date="2026-04-02T15:50:01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基础</w:t>
        </w:r>
      </w:ins>
      <w:r>
        <w:rPr>
          <w:rFonts w:hint="default" w:ascii="Times New Roman" w:hAnsi="Times New Roman" w:eastAsia="宋体" w:cs="Times New Roman"/>
          <w:i w:val="0"/>
          <w:iCs w:val="0"/>
          <w:caps w:val="0"/>
          <w:color w:val="auto"/>
          <w:spacing w:val="0"/>
          <w:sz w:val="18"/>
          <w:szCs w:val="18"/>
          <w:highlight w:val="none"/>
          <w:shd w:val="clear" w:fill="FFFFFF"/>
        </w:rPr>
        <w:t>。</w:t>
      </w:r>
    </w:p>
    <w:p w14:paraId="4279636F">
      <w:pPr>
        <w:pStyle w:val="16"/>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line="360" w:lineRule="auto"/>
        <w:ind w:left="0" w:leftChars="0" w:right="0" w:rightChars="0"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p>
    <w:p w14:paraId="2A8C152C">
      <w:pPr>
        <w:pStyle w:val="9"/>
        <w:keepNext w:val="0"/>
        <w:keepLines w:val="0"/>
        <w:pageBreakBefore w:val="0"/>
        <w:widowControl/>
        <w:suppressLineNumbers w:val="0"/>
        <w:kinsoku/>
        <w:wordWrap/>
        <w:overflowPunct w:val="0"/>
        <w:topLinePunct w:val="0"/>
        <w:autoSpaceDE w:val="0"/>
        <w:autoSpaceDN w:val="0"/>
        <w:bidi w:val="0"/>
        <w:adjustRightInd w:val="0"/>
        <w:snapToGrid w:val="0"/>
        <w:spacing w:before="80" w:beforeAutospacing="0" w:after="0" w:afterAutospacing="0" w:line="360" w:lineRule="auto"/>
        <w:ind w:right="0"/>
        <w:jc w:val="center"/>
        <w:textAlignment w:val="baseline"/>
        <w:outlineLvl w:val="1"/>
        <w:rPr>
          <w:rFonts w:hint="default" w:ascii="Times New Roman" w:hAnsi="Times New Roman" w:eastAsia="宋体" w:cs="Times New Roman"/>
          <w:b/>
          <w:bCs/>
          <w:i w:val="0"/>
          <w:iCs w:val="0"/>
          <w:snapToGrid/>
          <w:color w:val="auto"/>
          <w:spacing w:val="3"/>
          <w:kern w:val="0"/>
          <w:sz w:val="18"/>
          <w:szCs w:val="18"/>
          <w:highlight w:val="none"/>
          <w:lang w:val="en-US" w:eastAsia="zh-CN" w:bidi="ar"/>
          <w:woUserID w:val="5"/>
        </w:rPr>
      </w:pPr>
      <w:bookmarkStart w:id="5" w:name="_Ref9025"/>
      <w:bookmarkStart w:id="6" w:name="_Ref9002"/>
      <w:r>
        <w:rPr>
          <w:rFonts w:hint="default" w:ascii="Times New Roman" w:hAnsi="Times New Roman" w:eastAsia="宋体" w:cs="Times New Roman"/>
          <w:b/>
          <w:bCs/>
          <w:color w:val="auto"/>
          <w:sz w:val="18"/>
          <w:szCs w:val="18"/>
          <w:highlight w:val="none"/>
        </w:rPr>
        <w:t>表</w:t>
      </w:r>
      <w:del w:id="465" w:author="bjb" w:date="2026-04-02T15:42:49Z">
        <w:r>
          <w:rPr>
            <w:rFonts w:hint="default" w:ascii="Times New Roman" w:hAnsi="Times New Roman" w:eastAsia="宋体" w:cs="Times New Roman"/>
            <w:b/>
            <w:bCs/>
            <w:color w:val="auto"/>
            <w:sz w:val="18"/>
            <w:szCs w:val="18"/>
            <w:highlight w:val="none"/>
            <w:lang w:val="en-US"/>
          </w:rPr>
          <w:delText>4</w:delText>
        </w:r>
      </w:del>
      <w:del w:id="466" w:author="bjb" w:date="2026-04-02T15:42:49Z">
        <w:r>
          <w:rPr>
            <w:rFonts w:hint="default" w:ascii="Times New Roman" w:hAnsi="Times New Roman" w:eastAsia="宋体" w:cs="Times New Roman"/>
            <w:b/>
            <w:bCs/>
            <w:color w:val="auto"/>
            <w:sz w:val="18"/>
            <w:szCs w:val="18"/>
            <w:highlight w:val="none"/>
            <w:lang w:val="en-US" w:eastAsia="zh-CN"/>
          </w:rPr>
          <w:delText>-</w:delText>
        </w:r>
      </w:del>
      <w:del w:id="467" w:author="bjb" w:date="2026-04-02T15:42:49Z">
        <w:r>
          <w:rPr>
            <w:rFonts w:hint="default" w:ascii="Times New Roman" w:hAnsi="Times New Roman" w:eastAsia="宋体" w:cs="Times New Roman"/>
            <w:b/>
            <w:bCs/>
            <w:color w:val="auto"/>
            <w:sz w:val="18"/>
            <w:szCs w:val="18"/>
            <w:highlight w:val="none"/>
            <w:lang w:val="en-US"/>
          </w:rPr>
          <w:delText>2</w:delText>
        </w:r>
        <w:bookmarkEnd w:id="5"/>
      </w:del>
      <w:ins w:id="468" w:author="bjb" w:date="2026-04-02T15:42:49Z">
        <w:r>
          <w:rPr>
            <w:rFonts w:hint="eastAsia" w:ascii="Times New Roman" w:hAnsi="Times New Roman" w:eastAsia="宋体" w:cs="Times New Roman"/>
            <w:b/>
            <w:bCs/>
            <w:color w:val="auto"/>
            <w:sz w:val="18"/>
            <w:szCs w:val="18"/>
            <w:highlight w:val="none"/>
            <w:lang w:val="en-US" w:eastAsia="zh-CN"/>
          </w:rPr>
          <w:t>3</w:t>
        </w:r>
      </w:ins>
      <w:r>
        <w:rPr>
          <w:rFonts w:hint="default" w:ascii="Times New Roman" w:hAnsi="Times New Roman" w:eastAsia="宋体" w:cs="Times New Roman"/>
          <w:b/>
          <w:bCs/>
          <w:color w:val="auto"/>
          <w:sz w:val="18"/>
          <w:szCs w:val="18"/>
          <w:highlight w:val="none"/>
          <w:lang w:val="en-US" w:eastAsia="zh-CN"/>
        </w:rPr>
        <w:t xml:space="preserve"> </w:t>
      </w:r>
      <w:r>
        <w:rPr>
          <w:rFonts w:hint="default" w:ascii="Times New Roman" w:hAnsi="Times New Roman" w:eastAsia="宋体" w:cs="Times New Roman"/>
          <w:b/>
          <w:bCs/>
          <w:i w:val="0"/>
          <w:iCs w:val="0"/>
          <w:snapToGrid/>
          <w:color w:val="auto"/>
          <w:spacing w:val="3"/>
          <w:kern w:val="0"/>
          <w:sz w:val="18"/>
          <w:szCs w:val="18"/>
          <w:highlight w:val="none"/>
          <w:lang w:val="en-US" w:eastAsia="zh-CN" w:bidi="ar"/>
          <w:woUserID w:val="5"/>
        </w:rPr>
        <w:t>多源数据类型与治理⽅法</w:t>
      </w:r>
      <w:bookmarkEnd w:id="6"/>
    </w:p>
    <w:tbl>
      <w:tblPr>
        <w:tblStyle w:val="26"/>
        <w:tblW w:w="4999"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415"/>
        <w:gridCol w:w="3110"/>
        <w:gridCol w:w="3155"/>
        <w:gridCol w:w="1473"/>
      </w:tblGrid>
      <w:tr w14:paraId="69708089">
        <w:trPr>
          <w:trHeight w:val="567" w:hRule="atLeast"/>
        </w:trPr>
        <w:tc>
          <w:tcPr>
            <w:tcW w:w="1189" w:type="pct"/>
            <w:tcBorders>
              <w:top w:val="single" w:color="auto" w:sz="12" w:space="0"/>
              <w:left w:val="nil"/>
              <w:bottom w:val="single" w:color="auto" w:sz="4" w:space="0"/>
              <w:right w:val="nil"/>
            </w:tcBorders>
            <w:shd w:val="clear" w:color="auto" w:fill="auto"/>
            <w:vAlign w:val="top"/>
          </w:tcPr>
          <w:p w14:paraId="016D7D7D">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0" w:beforeAutospacing="0" w:after="0" w:afterAutospacing="0" w:line="360" w:lineRule="auto"/>
              <w:ind w:left="202"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类别</w:t>
            </w:r>
          </w:p>
        </w:tc>
        <w:tc>
          <w:tcPr>
            <w:tcW w:w="1531" w:type="pct"/>
            <w:tcBorders>
              <w:top w:val="single" w:color="auto" w:sz="12" w:space="0"/>
              <w:left w:val="nil"/>
              <w:bottom w:val="single" w:color="auto" w:sz="4" w:space="0"/>
              <w:right w:val="nil"/>
            </w:tcBorders>
            <w:shd w:val="clear" w:color="auto" w:fill="auto"/>
            <w:vAlign w:val="top"/>
          </w:tcPr>
          <w:p w14:paraId="22C7577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数据⽰例</w:t>
            </w:r>
          </w:p>
        </w:tc>
        <w:tc>
          <w:tcPr>
            <w:tcW w:w="1553" w:type="pct"/>
            <w:tcBorders>
              <w:top w:val="single" w:color="auto" w:sz="12" w:space="0"/>
              <w:left w:val="nil"/>
              <w:bottom w:val="single" w:color="auto" w:sz="4" w:space="0"/>
              <w:right w:val="nil"/>
            </w:tcBorders>
            <w:shd w:val="clear" w:color="auto" w:fill="auto"/>
            <w:vAlign w:val="top"/>
          </w:tcPr>
          <w:p w14:paraId="4383B981">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19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治理技术</w:t>
            </w:r>
          </w:p>
        </w:tc>
        <w:tc>
          <w:tcPr>
            <w:tcW w:w="725" w:type="pct"/>
            <w:tcBorders>
              <w:top w:val="single" w:color="auto" w:sz="12" w:space="0"/>
              <w:left w:val="nil"/>
              <w:bottom w:val="single" w:color="auto" w:sz="4" w:space="0"/>
              <w:right w:val="nil"/>
            </w:tcBorders>
            <w:shd w:val="clear" w:color="auto" w:fill="auto"/>
            <w:vAlign w:val="top"/>
          </w:tcPr>
          <w:p w14:paraId="66047F18">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20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贡献度</w:t>
            </w:r>
          </w:p>
        </w:tc>
      </w:tr>
      <w:tr w14:paraId="54E8E4D1">
        <w:trPr>
          <w:trHeight w:val="560" w:hRule="atLeast"/>
        </w:trPr>
        <w:tc>
          <w:tcPr>
            <w:tcW w:w="1189" w:type="pct"/>
            <w:tcBorders>
              <w:top w:val="single" w:color="auto" w:sz="4" w:space="0"/>
              <w:left w:val="nil"/>
              <w:bottom w:val="nil"/>
              <w:right w:val="nil"/>
            </w:tcBorders>
            <w:shd w:val="clear" w:color="auto" w:fill="auto"/>
            <w:vAlign w:val="top"/>
          </w:tcPr>
          <w:p w14:paraId="2CE9450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4" w:beforeAutospacing="0" w:after="0" w:afterAutospacing="0" w:line="360" w:lineRule="auto"/>
              <w:ind w:left="203"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环境数据</w:t>
            </w:r>
          </w:p>
        </w:tc>
        <w:tc>
          <w:tcPr>
            <w:tcW w:w="1531" w:type="pct"/>
            <w:tcBorders>
              <w:top w:val="single" w:color="auto" w:sz="4" w:space="0"/>
              <w:left w:val="nil"/>
              <w:bottom w:val="nil"/>
              <w:right w:val="nil"/>
            </w:tcBorders>
            <w:shd w:val="clear" w:color="auto" w:fill="auto"/>
            <w:vAlign w:val="top"/>
          </w:tcPr>
          <w:p w14:paraId="0D8D5DA5">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07" w:beforeAutospacing="0" w:after="0" w:afterAutospacing="0" w:line="360" w:lineRule="auto"/>
              <w:ind w:left="19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温度/紫外线指数</w:t>
            </w:r>
          </w:p>
        </w:tc>
        <w:tc>
          <w:tcPr>
            <w:tcW w:w="1553" w:type="pct"/>
            <w:tcBorders>
              <w:top w:val="single" w:color="auto" w:sz="4" w:space="0"/>
              <w:left w:val="nil"/>
              <w:bottom w:val="nil"/>
              <w:right w:val="nil"/>
            </w:tcBorders>
            <w:shd w:val="clear" w:color="auto" w:fill="auto"/>
            <w:vAlign w:val="top"/>
          </w:tcPr>
          <w:p w14:paraId="25AA148E">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4" w:beforeAutospacing="0" w:after="0" w:afterAutospacing="0" w:line="360" w:lineRule="auto"/>
              <w:ind w:left="19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⼩波去噪</w:t>
            </w:r>
          </w:p>
        </w:tc>
        <w:tc>
          <w:tcPr>
            <w:tcW w:w="725" w:type="pct"/>
            <w:tcBorders>
              <w:top w:val="single" w:color="auto" w:sz="4" w:space="0"/>
              <w:left w:val="nil"/>
              <w:bottom w:val="nil"/>
              <w:right w:val="nil"/>
            </w:tcBorders>
            <w:shd w:val="clear" w:color="auto" w:fill="auto"/>
            <w:vAlign w:val="top"/>
          </w:tcPr>
          <w:p w14:paraId="23E1F424">
            <w:pPr>
              <w:keepNext w:val="0"/>
              <w:keepLines w:val="0"/>
              <w:pageBreakBefore w:val="0"/>
              <w:widowControl/>
              <w:suppressLineNumbers w:val="0"/>
              <w:kinsoku/>
              <w:wordWrap/>
              <w:overflowPunct w:val="0"/>
              <w:topLinePunct w:val="0"/>
              <w:autoSpaceDE w:val="0"/>
              <w:autoSpaceDN w:val="0"/>
              <w:bidi w:val="0"/>
              <w:adjustRightInd w:val="0"/>
              <w:snapToGrid w:val="0"/>
              <w:spacing w:before="107" w:beforeAutospacing="0" w:after="0" w:afterAutospacing="0" w:line="360" w:lineRule="auto"/>
              <w:ind w:left="20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val="0"/>
                <w:color w:val="auto"/>
                <w:spacing w:val="1"/>
                <w:kern w:val="0"/>
                <w:position w:val="2"/>
                <w:sz w:val="18"/>
                <w:szCs w:val="18"/>
                <w:highlight w:val="none"/>
                <w:vertAlign w:val="baseline"/>
                <w:lang w:val="en-US" w:eastAsia="zh-CN" w:bidi="ar"/>
                <w:woUserID w:val="1"/>
              </w:rPr>
              <w:t>28.7%</w:t>
            </w:r>
          </w:p>
        </w:tc>
      </w:tr>
      <w:tr w14:paraId="22730AE4">
        <w:trPr>
          <w:trHeight w:val="545" w:hRule="atLeast"/>
        </w:trPr>
        <w:tc>
          <w:tcPr>
            <w:tcW w:w="1189" w:type="pct"/>
            <w:tcBorders>
              <w:top w:val="nil"/>
              <w:left w:val="nil"/>
              <w:bottom w:val="nil"/>
              <w:right w:val="nil"/>
            </w:tcBorders>
            <w:shd w:val="clear" w:color="auto" w:fill="auto"/>
            <w:vAlign w:val="top"/>
          </w:tcPr>
          <w:p w14:paraId="1DF2B71F">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6" w:beforeAutospacing="0" w:after="0" w:afterAutospacing="0" w:line="360" w:lineRule="auto"/>
              <w:ind w:left="20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游客⾏为数据</w:t>
            </w:r>
          </w:p>
        </w:tc>
        <w:tc>
          <w:tcPr>
            <w:tcW w:w="1531" w:type="pct"/>
            <w:tcBorders>
              <w:top w:val="nil"/>
              <w:left w:val="nil"/>
              <w:bottom w:val="nil"/>
              <w:right w:val="nil"/>
            </w:tcBorders>
            <w:shd w:val="clear" w:color="auto" w:fill="auto"/>
            <w:vAlign w:val="top"/>
          </w:tcPr>
          <w:p w14:paraId="4B84B464">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10" w:beforeAutospacing="0" w:after="0" w:afterAutospacing="0" w:line="360" w:lineRule="auto"/>
              <w:ind w:left="19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轨迹密度/停留时⻓</w:t>
            </w:r>
          </w:p>
        </w:tc>
        <w:tc>
          <w:tcPr>
            <w:tcW w:w="1553" w:type="pct"/>
            <w:tcBorders>
              <w:top w:val="nil"/>
              <w:left w:val="nil"/>
              <w:bottom w:val="nil"/>
              <w:right w:val="nil"/>
            </w:tcBorders>
            <w:shd w:val="clear" w:color="auto" w:fill="auto"/>
            <w:vAlign w:val="top"/>
          </w:tcPr>
          <w:p w14:paraId="73292487">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09" w:beforeAutospacing="0" w:after="0" w:afterAutospacing="0" w:line="360" w:lineRule="auto"/>
              <w:ind w:left="20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差分隐私</w:t>
            </w:r>
            <w:del w:id="469" w:author="bjb" w:date="2026-04-02T10:48:24Z">
              <w:r>
                <w:rPr>
                  <w:rFonts w:hint="default" w:ascii="Times New Roman" w:hAnsi="Times New Roman" w:eastAsia="宋体" w:cs="Times New Roman"/>
                  <w:snapToGrid/>
                  <w:color w:val="auto"/>
                  <w:spacing w:val="14"/>
                  <w:kern w:val="0"/>
                  <w:sz w:val="18"/>
                  <w:szCs w:val="18"/>
                  <w:highlight w:val="none"/>
                  <w:vertAlign w:val="baseline"/>
                  <w:lang w:val="en-US" w:eastAsia="zh-CN" w:bidi="ar"/>
                  <w:woUserID w:val="1"/>
                </w:rPr>
                <w:delText xml:space="preserve"> </w:delText>
              </w:r>
            </w:del>
            <w:del w:id="470" w:author="bjb" w:date="2026-04-02T10:48:28Z">
              <w:r>
                <w:rPr>
                  <w:rFonts w:hint="default" w:ascii="Times New Roman" w:hAnsi="Times New Roman" w:eastAsia="宋体" w:cs="Times New Roman"/>
                  <w:snapToGrid/>
                  <w:color w:val="auto"/>
                  <w:spacing w:val="14"/>
                  <w:kern w:val="0"/>
                  <w:sz w:val="18"/>
                  <w:szCs w:val="18"/>
                  <w:highlight w:val="none"/>
                  <w:vertAlign w:val="baseline"/>
                  <w:lang w:val="en-US" w:eastAsia="zh-CN" w:bidi="ar"/>
                  <w:woUserID w:val="1"/>
                </w:rPr>
                <w:delText xml:space="preserve"> </w:delText>
              </w:r>
            </w:del>
            <w:ins w:id="471" w:author="bjb" w:date="2026-04-02T10:48:25Z">
              <w:r>
                <w:rPr>
                  <w:rFonts w:hint="eastAsia" w:ascii="Times New Roman" w:hAnsi="Times New Roman" w:eastAsia="宋体" w:cs="Times New Roman"/>
                  <w:snapToGrid/>
                  <w:color w:val="auto"/>
                  <w:spacing w:val="14"/>
                  <w:kern w:val="0"/>
                  <w:sz w:val="18"/>
                  <w:szCs w:val="18"/>
                  <w:highlight w:val="none"/>
                  <w:vertAlign w:val="baseline"/>
                  <w:lang w:val="en-US" w:eastAsia="zh-CN" w:bidi="ar"/>
                  <w:woUserID w:val="1"/>
                </w:rPr>
                <w:t>（</w:t>
              </w:r>
            </w:ins>
            <w:del w:id="472" w:author="bjb" w:date="2026-04-02T10:48:25Z">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delText>(</w:delText>
              </w:r>
            </w:del>
            <w:r>
              <w:rPr>
                <w:rFonts w:hint="default" w:ascii="Times New Roman" w:hAnsi="Times New Roman" w:eastAsia="宋体" w:cs="Times New Roman"/>
                <w:snapToGrid/>
                <w:color w:val="auto"/>
                <w:spacing w:val="-45"/>
                <w:kern w:val="0"/>
                <w:sz w:val="18"/>
                <w:szCs w:val="18"/>
                <w:highlight w:val="none"/>
                <w:vertAlign w:val="baseline"/>
                <w:lang w:val="en-US" w:eastAsia="zh-CN" w:bidi="ar"/>
                <w:woUserID w:val="1"/>
              </w:rPr>
              <w:t xml:space="preserve"> </w:t>
            </w: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ε=0.5）</w:t>
            </w:r>
          </w:p>
        </w:tc>
        <w:tc>
          <w:tcPr>
            <w:tcW w:w="725" w:type="pct"/>
            <w:tcBorders>
              <w:top w:val="nil"/>
              <w:left w:val="nil"/>
              <w:bottom w:val="nil"/>
              <w:right w:val="nil"/>
            </w:tcBorders>
            <w:shd w:val="clear" w:color="auto" w:fill="auto"/>
            <w:vAlign w:val="top"/>
          </w:tcPr>
          <w:p w14:paraId="34B4FABE">
            <w:pPr>
              <w:keepNext w:val="0"/>
              <w:keepLines w:val="0"/>
              <w:pageBreakBefore w:val="0"/>
              <w:widowControl/>
              <w:suppressLineNumbers w:val="0"/>
              <w:kinsoku/>
              <w:wordWrap/>
              <w:overflowPunct w:val="0"/>
              <w:topLinePunct w:val="0"/>
              <w:autoSpaceDE w:val="0"/>
              <w:autoSpaceDN w:val="0"/>
              <w:bidi w:val="0"/>
              <w:adjustRightInd w:val="0"/>
              <w:snapToGrid w:val="0"/>
              <w:spacing w:before="109" w:beforeAutospacing="0" w:after="0" w:afterAutospacing="0" w:line="360" w:lineRule="auto"/>
              <w:ind w:left="20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val="0"/>
                <w:color w:val="auto"/>
                <w:kern w:val="0"/>
                <w:position w:val="2"/>
                <w:sz w:val="18"/>
                <w:szCs w:val="18"/>
                <w:highlight w:val="none"/>
                <w:vertAlign w:val="baseline"/>
                <w:lang w:val="en-US" w:eastAsia="zh-CN" w:bidi="ar"/>
                <w:woUserID w:val="1"/>
              </w:rPr>
              <w:t>32.1%</w:t>
            </w:r>
          </w:p>
        </w:tc>
      </w:tr>
      <w:tr w14:paraId="70C3A140">
        <w:trPr>
          <w:trHeight w:val="560" w:hRule="atLeast"/>
        </w:trPr>
        <w:tc>
          <w:tcPr>
            <w:tcW w:w="1189" w:type="pct"/>
            <w:tcBorders>
              <w:top w:val="nil"/>
              <w:left w:val="nil"/>
              <w:bottom w:val="nil"/>
              <w:right w:val="nil"/>
            </w:tcBorders>
            <w:shd w:val="clear" w:color="auto" w:fill="auto"/>
            <w:vAlign w:val="top"/>
          </w:tcPr>
          <w:p w14:paraId="0A7900E8">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21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1"/>
                <w:kern w:val="0"/>
                <w:sz w:val="18"/>
                <w:szCs w:val="18"/>
                <w:highlight w:val="none"/>
                <w:vertAlign w:val="baseline"/>
                <w:lang w:val="en-US" w:eastAsia="zh-CN" w:bidi="ar"/>
                <w:woUserID w:val="1"/>
              </w:rPr>
              <w:t>⼭地特⾊数据</w:t>
            </w:r>
          </w:p>
        </w:tc>
        <w:tc>
          <w:tcPr>
            <w:tcW w:w="1531" w:type="pct"/>
            <w:tcBorders>
              <w:top w:val="nil"/>
              <w:left w:val="nil"/>
              <w:bottom w:val="nil"/>
              <w:right w:val="nil"/>
            </w:tcBorders>
            <w:shd w:val="clear" w:color="auto" w:fill="auto"/>
            <w:vAlign w:val="top"/>
          </w:tcPr>
          <w:p w14:paraId="3BD59DB8">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11" w:beforeAutospacing="0" w:after="0" w:afterAutospacing="0" w:line="360" w:lineRule="auto"/>
              <w:ind w:left="195"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海拔梯度/坡度</w:t>
            </w:r>
          </w:p>
        </w:tc>
        <w:tc>
          <w:tcPr>
            <w:tcW w:w="1553" w:type="pct"/>
            <w:tcBorders>
              <w:top w:val="nil"/>
              <w:left w:val="nil"/>
              <w:bottom w:val="nil"/>
              <w:right w:val="nil"/>
            </w:tcBorders>
            <w:shd w:val="clear" w:color="auto" w:fill="auto"/>
            <w:vAlign w:val="top"/>
          </w:tcPr>
          <w:p w14:paraId="1328DF21">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49" w:beforeAutospacing="0" w:after="0" w:afterAutospacing="0" w:line="360" w:lineRule="auto"/>
              <w:ind w:left="209"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kern w:val="0"/>
                <w:sz w:val="18"/>
                <w:szCs w:val="18"/>
                <w:highlight w:val="none"/>
                <w:vertAlign w:val="baseline"/>
                <w:lang w:val="en-US" w:eastAsia="zh-CN" w:bidi="ar"/>
                <w:woUserID w:val="1"/>
              </w:rPr>
              <w:t>PostGIS</w:t>
            </w: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空间对⻬</w:t>
            </w:r>
          </w:p>
        </w:tc>
        <w:tc>
          <w:tcPr>
            <w:tcW w:w="725" w:type="pct"/>
            <w:tcBorders>
              <w:top w:val="nil"/>
              <w:left w:val="nil"/>
              <w:bottom w:val="nil"/>
              <w:right w:val="nil"/>
            </w:tcBorders>
            <w:shd w:val="clear" w:color="auto" w:fill="auto"/>
            <w:vAlign w:val="top"/>
          </w:tcPr>
          <w:p w14:paraId="14AC44E2">
            <w:pPr>
              <w:keepNext w:val="0"/>
              <w:keepLines w:val="0"/>
              <w:pageBreakBefore w:val="0"/>
              <w:widowControl/>
              <w:suppressLineNumbers w:val="0"/>
              <w:kinsoku/>
              <w:wordWrap/>
              <w:overflowPunct w:val="0"/>
              <w:topLinePunct w:val="0"/>
              <w:autoSpaceDE w:val="0"/>
              <w:autoSpaceDN w:val="0"/>
              <w:bidi w:val="0"/>
              <w:adjustRightInd w:val="0"/>
              <w:snapToGrid w:val="0"/>
              <w:spacing w:before="112" w:beforeAutospacing="0" w:after="0" w:afterAutospacing="0" w:line="360" w:lineRule="auto"/>
              <w:ind w:left="204"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val="0"/>
                <w:color w:val="auto"/>
                <w:spacing w:val="1"/>
                <w:kern w:val="0"/>
                <w:position w:val="2"/>
                <w:sz w:val="18"/>
                <w:szCs w:val="18"/>
                <w:highlight w:val="none"/>
                <w:vertAlign w:val="baseline"/>
                <w:lang w:val="en-US" w:eastAsia="zh-CN" w:bidi="ar"/>
                <w:woUserID w:val="1"/>
              </w:rPr>
              <w:t>23.5%</w:t>
            </w:r>
          </w:p>
        </w:tc>
      </w:tr>
      <w:tr w14:paraId="1B68EFF8">
        <w:trPr>
          <w:trHeight w:val="553" w:hRule="atLeast"/>
        </w:trPr>
        <w:tc>
          <w:tcPr>
            <w:tcW w:w="1189" w:type="pct"/>
            <w:tcBorders>
              <w:top w:val="nil"/>
              <w:left w:val="nil"/>
              <w:bottom w:val="single" w:color="auto" w:sz="12" w:space="0"/>
              <w:right w:val="nil"/>
            </w:tcBorders>
            <w:shd w:val="clear" w:color="auto" w:fill="auto"/>
            <w:vAlign w:val="top"/>
          </w:tcPr>
          <w:p w14:paraId="6C97C9ED">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1" w:beforeAutospacing="0" w:after="0" w:afterAutospacing="0" w:line="360" w:lineRule="auto"/>
              <w:ind w:left="208"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节庆事件数据</w:t>
            </w:r>
          </w:p>
        </w:tc>
        <w:tc>
          <w:tcPr>
            <w:tcW w:w="1531" w:type="pct"/>
            <w:tcBorders>
              <w:top w:val="nil"/>
              <w:left w:val="nil"/>
              <w:bottom w:val="single" w:color="auto" w:sz="12" w:space="0"/>
              <w:right w:val="nil"/>
            </w:tcBorders>
            <w:shd w:val="clear" w:color="auto" w:fill="auto"/>
            <w:vAlign w:val="top"/>
          </w:tcPr>
          <w:p w14:paraId="0215B090">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1" w:beforeAutospacing="0" w:after="0" w:afterAutospacing="0" w:line="360" w:lineRule="auto"/>
              <w:ind w:left="197"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2"/>
                <w:kern w:val="0"/>
                <w:sz w:val="18"/>
                <w:szCs w:val="18"/>
                <w:highlight w:val="none"/>
                <w:vertAlign w:val="baseline"/>
                <w:lang w:val="en-US" w:eastAsia="zh-CN" w:bidi="ar"/>
                <w:woUserID w:val="1"/>
              </w:rPr>
              <w:t>⽕把节标签</w:t>
            </w:r>
          </w:p>
        </w:tc>
        <w:tc>
          <w:tcPr>
            <w:tcW w:w="1553" w:type="pct"/>
            <w:tcBorders>
              <w:top w:val="nil"/>
              <w:left w:val="nil"/>
              <w:bottom w:val="single" w:color="auto" w:sz="12" w:space="0"/>
              <w:right w:val="nil"/>
            </w:tcBorders>
            <w:shd w:val="clear" w:color="auto" w:fill="auto"/>
            <w:vAlign w:val="top"/>
          </w:tcPr>
          <w:p w14:paraId="357430A5">
            <w:pPr>
              <w:pStyle w:val="16"/>
              <w:keepNext w:val="0"/>
              <w:keepLines w:val="0"/>
              <w:pageBreakBefore w:val="0"/>
              <w:widowControl/>
              <w:suppressLineNumbers w:val="0"/>
              <w:kinsoku/>
              <w:wordWrap/>
              <w:overflowPunct w:val="0"/>
              <w:topLinePunct w:val="0"/>
              <w:autoSpaceDE w:val="0"/>
              <w:autoSpaceDN w:val="0"/>
              <w:bidi w:val="0"/>
              <w:adjustRightInd w:val="0"/>
              <w:snapToGrid w:val="0"/>
              <w:spacing w:before="151" w:beforeAutospacing="0" w:after="0" w:afterAutospacing="0" w:line="360" w:lineRule="auto"/>
              <w:ind w:left="200"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color w:val="auto"/>
                <w:spacing w:val="3"/>
                <w:kern w:val="0"/>
                <w:sz w:val="18"/>
                <w:szCs w:val="18"/>
                <w:highlight w:val="none"/>
                <w:vertAlign w:val="baseline"/>
                <w:lang w:val="en-US" w:eastAsia="zh-CN" w:bidi="ar"/>
                <w:woUserID w:val="1"/>
              </w:rPr>
              <w:t>联邦特征编码</w:t>
            </w:r>
          </w:p>
        </w:tc>
        <w:tc>
          <w:tcPr>
            <w:tcW w:w="725" w:type="pct"/>
            <w:tcBorders>
              <w:top w:val="nil"/>
              <w:left w:val="nil"/>
              <w:bottom w:val="single" w:color="auto" w:sz="12" w:space="0"/>
              <w:right w:val="nil"/>
            </w:tcBorders>
            <w:shd w:val="clear" w:color="auto" w:fill="auto"/>
            <w:vAlign w:val="top"/>
          </w:tcPr>
          <w:p w14:paraId="15509E50">
            <w:pPr>
              <w:keepNext w:val="0"/>
              <w:keepLines w:val="0"/>
              <w:pageBreakBefore w:val="0"/>
              <w:widowControl/>
              <w:suppressLineNumbers w:val="0"/>
              <w:kinsoku/>
              <w:wordWrap/>
              <w:overflowPunct w:val="0"/>
              <w:topLinePunct w:val="0"/>
              <w:autoSpaceDE w:val="0"/>
              <w:autoSpaceDN w:val="0"/>
              <w:bidi w:val="0"/>
              <w:adjustRightInd w:val="0"/>
              <w:snapToGrid w:val="0"/>
              <w:spacing w:before="114" w:beforeAutospacing="0" w:after="0" w:afterAutospacing="0" w:line="360" w:lineRule="auto"/>
              <w:ind w:left="222" w:right="0"/>
              <w:jc w:val="center"/>
              <w:textAlignment w:val="baseline"/>
              <w:rPr>
                <w:rFonts w:hint="default" w:ascii="Times New Roman" w:hAnsi="Times New Roman" w:eastAsia="宋体" w:cs="Times New Roman"/>
                <w:color w:val="auto"/>
                <w:kern w:val="0"/>
                <w:sz w:val="18"/>
                <w:szCs w:val="18"/>
                <w:highlight w:val="none"/>
                <w:vertAlign w:val="baseline"/>
                <w:woUserID w:val="1"/>
              </w:rPr>
            </w:pPr>
            <w:r>
              <w:rPr>
                <w:rFonts w:hint="default" w:ascii="Times New Roman" w:hAnsi="Times New Roman" w:eastAsia="宋体" w:cs="Times New Roman"/>
                <w:snapToGrid w:val="0"/>
                <w:color w:val="auto"/>
                <w:spacing w:val="-3"/>
                <w:kern w:val="0"/>
                <w:position w:val="2"/>
                <w:sz w:val="18"/>
                <w:szCs w:val="18"/>
                <w:highlight w:val="none"/>
                <w:vertAlign w:val="baseline"/>
                <w:lang w:val="en-US" w:eastAsia="zh-CN" w:bidi="ar"/>
                <w:woUserID w:val="1"/>
              </w:rPr>
              <w:t>15.7%</w:t>
            </w:r>
          </w:p>
        </w:tc>
      </w:tr>
    </w:tbl>
    <w:p w14:paraId="7213C2E6">
      <w:pPr>
        <w:pageBreakBefore w:val="0"/>
        <w:widowControl/>
        <w:kinsoku/>
        <w:wordWrap/>
        <w:overflowPunct w:val="0"/>
        <w:topLinePunct w:val="0"/>
        <w:autoSpaceDE w:val="0"/>
        <w:autoSpaceDN w:val="0"/>
        <w:bidi w:val="0"/>
        <w:adjustRightInd w:val="0"/>
        <w:textAlignment w:val="baseline"/>
        <w:rPr>
          <w:rFonts w:hint="default" w:ascii="Times New Roman" w:hAnsi="Times New Roman" w:cs="Times New Roman"/>
          <w:color w:val="auto"/>
          <w:sz w:val="18"/>
          <w:szCs w:val="18"/>
          <w:highlight w:val="none"/>
          <w:lang w:val="en-US" w:eastAsia="zh-CN"/>
        </w:rPr>
      </w:pPr>
    </w:p>
    <w:p w14:paraId="0E0DC8ED">
      <w:pPr>
        <w:pageBreakBefore w:val="0"/>
        <w:widowControl/>
        <w:kinsoku/>
        <w:wordWrap/>
        <w:overflowPunct w:val="0"/>
        <w:topLinePunct w:val="0"/>
        <w:autoSpaceDE w:val="0"/>
        <w:autoSpaceDN w:val="0"/>
        <w:bidi w:val="0"/>
        <w:adjustRightInd w:val="0"/>
        <w:spacing w:line="360" w:lineRule="auto"/>
        <w:jc w:val="both"/>
        <w:textAlignment w:val="baseline"/>
        <w:rPr>
          <w:rFonts w:hint="default" w:ascii="Times New Roman" w:hAnsi="Times New Roman" w:eastAsia="宋体" w:cs="Times New Roman"/>
          <w:color w:val="auto"/>
          <w:sz w:val="18"/>
          <w:szCs w:val="18"/>
          <w:highlight w:val="none"/>
          <w:lang w:val="en-US" w:eastAsia="zh-CN"/>
        </w:rPr>
      </w:pPr>
    </w:p>
    <w:p w14:paraId="025F090C">
      <w:pPr>
        <w:pageBreakBefore w:val="0"/>
        <w:widowControl/>
        <w:kinsoku/>
        <w:wordWrap/>
        <w:overflowPunct w:val="0"/>
        <w:topLinePunct w:val="0"/>
        <w:autoSpaceDE w:val="0"/>
        <w:autoSpaceDN w:val="0"/>
        <w:bidi w:val="0"/>
        <w:adjustRightInd w:val="0"/>
        <w:spacing w:line="360" w:lineRule="auto"/>
        <w:jc w:val="both"/>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4.1.1 海拔对模型性能的敏感性分析</w:t>
      </w:r>
    </w:p>
    <w:p w14:paraId="3934D8D5">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为验证模型在复杂地理环境下的泛化能力，本研究基于 1200 m</w:t>
      </w:r>
      <w:del w:id="473" w:author="bjb" w:date="2026-04-02T15:50:16Z">
        <w:r>
          <w:rPr>
            <w:rFonts w:hint="default" w:ascii="Times New Roman" w:hAnsi="Times New Roman" w:eastAsia="宋体" w:cs="Times New Roman"/>
            <w:color w:val="auto"/>
            <w:sz w:val="18"/>
            <w:szCs w:val="18"/>
            <w:highlight w:val="none"/>
            <w:lang w:val="en-US" w:eastAsia="zh-CN"/>
          </w:rPr>
          <w:delText>–</w:delText>
        </w:r>
      </w:del>
      <w:ins w:id="474" w:author="bjb" w:date="2026-04-02T15:50:16Z">
        <w:r>
          <w:rPr>
            <w:rFonts w:hint="eastAsia" w:ascii="Times New Roman" w:hAnsi="Times New Roman" w:eastAsia="宋体" w:cs="Times New Roman"/>
            <w:color w:val="auto"/>
            <w:sz w:val="18"/>
            <w:szCs w:val="18"/>
            <w:highlight w:val="none"/>
            <w:lang w:val="en-US" w:eastAsia="zh-CN"/>
          </w:rPr>
          <w:t>~</w:t>
        </w:r>
      </w:ins>
      <w:r>
        <w:rPr>
          <w:rFonts w:hint="default" w:ascii="Times New Roman" w:hAnsi="Times New Roman" w:eastAsia="宋体" w:cs="Times New Roman"/>
          <w:color w:val="auto"/>
          <w:sz w:val="18"/>
          <w:szCs w:val="18"/>
          <w:highlight w:val="none"/>
          <w:lang w:val="en-US" w:eastAsia="zh-CN"/>
        </w:rPr>
        <w:t>2800 m 的实测海拔梯度，开展</w:t>
      </w:r>
      <w:del w:id="475" w:author="bjb" w:date="2026-04-02T15:50:49Z">
        <w:r>
          <w:rPr>
            <w:rFonts w:hint="default" w:ascii="Times New Roman" w:hAnsi="Times New Roman" w:eastAsia="宋体" w:cs="Times New Roman"/>
            <w:color w:val="auto"/>
            <w:sz w:val="18"/>
            <w:szCs w:val="18"/>
            <w:highlight w:val="none"/>
            <w:lang w:val="en-US" w:eastAsia="zh-CN"/>
          </w:rPr>
          <w:delText>了</w:delText>
        </w:r>
      </w:del>
      <w:r>
        <w:rPr>
          <w:rFonts w:hint="default" w:ascii="Times New Roman" w:hAnsi="Times New Roman" w:eastAsia="宋体" w:cs="Times New Roman"/>
          <w:color w:val="auto"/>
          <w:sz w:val="18"/>
          <w:szCs w:val="18"/>
          <w:highlight w:val="none"/>
          <w:lang w:val="en-US" w:eastAsia="zh-CN"/>
        </w:rPr>
        <w:t>海拔对模型预测性能及网络传输质量的敏感性分析，结果如</w:t>
      </w:r>
      <w:r>
        <w:rPr>
          <w:rFonts w:hint="default" w:ascii="Times New Roman" w:hAnsi="Times New Roman" w:cs="Times New Roman"/>
          <w:color w:val="auto"/>
          <w:sz w:val="18"/>
          <w:szCs w:val="18"/>
          <w:highlight w:val="none"/>
        </w:rPr>
        <w:t>图4. 1</w:t>
      </w:r>
      <w:r>
        <w:rPr>
          <w:rFonts w:hint="default" w:ascii="Times New Roman" w:hAnsi="Times New Roman" w:eastAsia="宋体" w:cs="Times New Roman"/>
          <w:color w:val="auto"/>
          <w:sz w:val="18"/>
          <w:szCs w:val="18"/>
          <w:highlight w:val="none"/>
          <w:lang w:val="en-US" w:eastAsia="zh-CN"/>
        </w:rPr>
        <w:t>所示。</w:t>
      </w:r>
    </w:p>
    <w:p w14:paraId="77577345">
      <w:pPr>
        <w:pageBreakBefore w:val="0"/>
        <w:widowControl/>
        <w:kinsoku/>
        <w:wordWrap/>
        <w:overflowPunct w:val="0"/>
        <w:topLinePunct w:val="0"/>
        <w:autoSpaceDE w:val="0"/>
        <w:autoSpaceDN w:val="0"/>
        <w:bidi w:val="0"/>
        <w:adjustRightInd w:val="0"/>
        <w:spacing w:line="360" w:lineRule="auto"/>
        <w:ind w:firstLine="360" w:firstLineChars="200"/>
        <w:jc w:val="center"/>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color w:val="auto"/>
          <w:sz w:val="18"/>
          <w:szCs w:val="18"/>
          <w:highlight w:val="none"/>
        </w:rPr>
        <w:drawing>
          <wp:inline distT="0" distB="0" distL="114300" distR="114300">
            <wp:extent cx="4799330" cy="2879725"/>
            <wp:effectExtent l="0" t="0" r="127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799330" cy="2879725"/>
                    </a:xfrm>
                    <a:prstGeom prst="rect">
                      <a:avLst/>
                    </a:prstGeom>
                    <a:noFill/>
                    <a:ln w="9525">
                      <a:noFill/>
                    </a:ln>
                  </pic:spPr>
                </pic:pic>
              </a:graphicData>
            </a:graphic>
          </wp:inline>
        </w:drawing>
      </w:r>
    </w:p>
    <w:p w14:paraId="0CFEE752">
      <w:pPr>
        <w:pStyle w:val="9"/>
        <w:pageBreakBefore w:val="0"/>
        <w:widowControl/>
        <w:kinsoku/>
        <w:wordWrap/>
        <w:overflowPunct w:val="0"/>
        <w:topLinePunct w:val="0"/>
        <w:autoSpaceDE w:val="0"/>
        <w:autoSpaceDN w:val="0"/>
        <w:bidi w:val="0"/>
        <w:adjustRightInd w:val="0"/>
        <w:spacing w:line="360" w:lineRule="auto"/>
        <w:ind w:firstLine="360" w:firstLineChars="200"/>
        <w:jc w:val="center"/>
        <w:textAlignment w:val="baseline"/>
        <w:rPr>
          <w:rFonts w:hint="default" w:ascii="Times New Roman" w:hAnsi="Times New Roman" w:eastAsia="宋体" w:cs="Times New Roman"/>
          <w:color w:val="auto"/>
          <w:sz w:val="18"/>
          <w:szCs w:val="18"/>
          <w:highlight w:val="none"/>
          <w:lang w:val="en-US" w:eastAsia="zh-CN"/>
        </w:rPr>
      </w:pPr>
      <w:bookmarkStart w:id="7" w:name="_Ref20576"/>
      <w:r>
        <w:rPr>
          <w:rFonts w:hint="default" w:ascii="Times New Roman" w:hAnsi="Times New Roman" w:cs="Times New Roman"/>
          <w:color w:val="auto"/>
          <w:sz w:val="18"/>
          <w:szCs w:val="18"/>
          <w:highlight w:val="none"/>
        </w:rPr>
        <w:t>图</w:t>
      </w:r>
      <w:del w:id="476" w:author="bjb" w:date="2026-04-02T15:51:03Z">
        <w:r>
          <w:rPr>
            <w:rFonts w:hint="default" w:ascii="Times New Roman" w:hAnsi="Times New Roman" w:cs="Times New Roman"/>
            <w:color w:val="auto"/>
            <w:sz w:val="18"/>
            <w:szCs w:val="18"/>
            <w:highlight w:val="none"/>
            <w:lang w:val="en-US"/>
          </w:rPr>
          <w:delText>4. 1</w:delText>
        </w:r>
        <w:bookmarkEnd w:id="7"/>
      </w:del>
      <w:ins w:id="477" w:author="bjb" w:date="2026-04-02T15:51:03Z">
        <w:r>
          <w:rPr>
            <w:rFonts w:hint="eastAsia" w:ascii="Times New Roman" w:hAnsi="Times New Roman" w:cs="Times New Roman"/>
            <w:color w:val="auto"/>
            <w:sz w:val="18"/>
            <w:szCs w:val="18"/>
            <w:highlight w:val="none"/>
            <w:lang w:val="en-US" w:eastAsia="zh-CN"/>
          </w:rPr>
          <w:t>5</w:t>
        </w:r>
      </w:ins>
      <w:r>
        <w:rPr>
          <w:rFonts w:hint="default" w:ascii="Times New Roman" w:hAnsi="Times New Roman" w:eastAsia="黑体" w:cs="Times New Roman"/>
          <w:b/>
          <w:bCs/>
          <w:color w:val="auto"/>
          <w:sz w:val="18"/>
          <w:szCs w:val="18"/>
          <w:highlight w:val="none"/>
          <w:lang w:val="en-US" w:eastAsia="zh-CN"/>
        </w:rPr>
        <w:t xml:space="preserve"> </w:t>
      </w:r>
      <w:ins w:id="478" w:author="bjb" w:date="2026-04-02T10:48:33Z">
        <w:r>
          <w:rPr>
            <w:rFonts w:hint="eastAsia" w:ascii="Times New Roman" w:hAnsi="Times New Roman" w:cs="Times New Roman"/>
            <w:b/>
            <w:bCs/>
            <w:color w:val="auto"/>
            <w:sz w:val="18"/>
            <w:szCs w:val="18"/>
            <w:highlight w:val="none"/>
            <w:lang w:val="en-US" w:eastAsia="zh-CN"/>
          </w:rPr>
          <w:t>海拔</w:t>
        </w:r>
      </w:ins>
      <w:del w:id="479" w:author="bjb" w:date="2026-04-02T10:48:33Z">
        <w:r>
          <w:rPr>
            <w:rFonts w:hint="default" w:ascii="Times New Roman" w:hAnsi="Times New Roman" w:eastAsia="黑体" w:cs="Times New Roman"/>
            <w:b/>
            <w:bCs/>
            <w:color w:val="auto"/>
            <w:sz w:val="18"/>
            <w:szCs w:val="18"/>
            <w:highlight w:val="none"/>
          </w:rPr>
          <w:delText>海拔高度</w:delText>
        </w:r>
      </w:del>
      <w:r>
        <w:rPr>
          <w:rFonts w:hint="default" w:ascii="Times New Roman" w:hAnsi="Times New Roman" w:eastAsia="黑体" w:cs="Times New Roman"/>
          <w:b/>
          <w:bCs/>
          <w:color w:val="auto"/>
          <w:sz w:val="18"/>
          <w:szCs w:val="18"/>
          <w:highlight w:val="none"/>
        </w:rPr>
        <w:t>对模型预测性能及网络状况的影响敏感性分析</w:t>
      </w:r>
    </w:p>
    <w:p w14:paraId="434FAD7E">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从图中可见，传统云端模型的预测误差（MAE）随海拔升高呈显著线性增长趋势：在 1200 m 处误差仅为 0.17，而当海拔升至 2800 m 时，误差已高达 0.91，增幅超过 435%。这一趋势与网络丢包率的变化高度吻合</w:t>
      </w:r>
      <w:del w:id="480" w:author="bjb" w:date="2026-04-02T15:54:43Z">
        <w:r>
          <w:rPr>
            <w:rFonts w:hint="default" w:ascii="Times New Roman" w:hAnsi="Times New Roman" w:eastAsia="宋体" w:cs="Times New Roman"/>
            <w:color w:val="auto"/>
            <w:sz w:val="18"/>
            <w:szCs w:val="18"/>
            <w:highlight w:val="none"/>
            <w:lang w:val="en-US" w:eastAsia="zh-CN"/>
          </w:rPr>
          <w:delText xml:space="preserve"> </w:delText>
        </w:r>
      </w:del>
      <w:r>
        <w:rPr>
          <w:rFonts w:hint="default" w:ascii="Times New Roman" w:hAnsi="Times New Roman" w:eastAsia="宋体" w:cs="Times New Roman"/>
          <w:color w:val="auto"/>
          <w:sz w:val="18"/>
          <w:szCs w:val="18"/>
          <w:highlight w:val="none"/>
          <w:lang w:val="en-US" w:eastAsia="zh-CN"/>
        </w:rPr>
        <w:t>——</w:t>
      </w:r>
      <w:del w:id="481" w:author="bjb" w:date="2026-04-02T15:54:47Z">
        <w:r>
          <w:rPr>
            <w:rFonts w:hint="default" w:ascii="Times New Roman" w:hAnsi="Times New Roman" w:eastAsia="宋体" w:cs="Times New Roman"/>
            <w:color w:val="auto"/>
            <w:sz w:val="18"/>
            <w:szCs w:val="18"/>
            <w:highlight w:val="none"/>
            <w:lang w:val="en-US" w:eastAsia="zh-CN"/>
          </w:rPr>
          <w:delText xml:space="preserve"> </w:delText>
        </w:r>
      </w:del>
      <w:r>
        <w:rPr>
          <w:rFonts w:hint="default" w:ascii="Times New Roman" w:hAnsi="Times New Roman" w:eastAsia="宋体" w:cs="Times New Roman"/>
          <w:color w:val="auto"/>
          <w:sz w:val="18"/>
          <w:szCs w:val="18"/>
          <w:highlight w:val="none"/>
          <w:lang w:val="en-US" w:eastAsia="zh-CN"/>
        </w:rPr>
        <w:t>丢包率从 1200 m 处的 1% 上升至 2800 m 处的 23%，表明高海拔地区的网络传输损耗是导致云端模型性能劣化的核心诱因。相比之下，本文提出的边缘联邦模型在全海拔梯度下表现出极强的稳定性，其预测误差始终维持在 0.12</w:t>
      </w:r>
      <w:del w:id="482" w:author="bjb" w:date="2026-04-02T15:54:04Z">
        <w:r>
          <w:rPr>
            <w:rFonts w:hint="default" w:ascii="Times New Roman" w:hAnsi="Times New Roman" w:eastAsia="宋体" w:cs="Times New Roman"/>
            <w:color w:val="auto"/>
            <w:sz w:val="18"/>
            <w:szCs w:val="18"/>
            <w:highlight w:val="none"/>
            <w:lang w:val="en-US" w:eastAsia="zh-CN"/>
          </w:rPr>
          <w:delText>–</w:delText>
        </w:r>
      </w:del>
      <w:ins w:id="483" w:author="bjb" w:date="2026-04-02T15:54:04Z">
        <w:r>
          <w:rPr>
            <w:rFonts w:hint="eastAsia" w:ascii="Times New Roman" w:hAnsi="Times New Roman" w:eastAsia="宋体" w:cs="Times New Roman"/>
            <w:color w:val="auto"/>
            <w:sz w:val="18"/>
            <w:szCs w:val="18"/>
            <w:highlight w:val="none"/>
            <w:lang w:val="en-US" w:eastAsia="zh-CN"/>
          </w:rPr>
          <w:t>~</w:t>
        </w:r>
      </w:ins>
      <w:r>
        <w:rPr>
          <w:rFonts w:hint="default" w:ascii="Times New Roman" w:hAnsi="Times New Roman" w:eastAsia="宋体" w:cs="Times New Roman"/>
          <w:color w:val="auto"/>
          <w:sz w:val="18"/>
          <w:szCs w:val="18"/>
          <w:highlight w:val="none"/>
          <w:lang w:val="en-US" w:eastAsia="zh-CN"/>
        </w:rPr>
        <w:t>0.14 的窄幅区间内，未受海拔升高与网络丢包率上升的明显影响，验证了边缘端本地计算架构对高海拔弱网环境的适应性。</w:t>
      </w:r>
    </w:p>
    <w:p w14:paraId="1E41AB77">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上述敏感性分析结果揭示了传统云端模型在高海拔场景下的性能瓶颈，同时从地理环境维度佐证了边缘联邦模型的鲁棒性，为后续研究中模型的场景适配与优化提供了量化依据。</w:t>
      </w:r>
    </w:p>
    <w:p w14:paraId="09190E15">
      <w:pPr>
        <w:pageBreakBefore w:val="0"/>
        <w:widowControl/>
        <w:kinsoku/>
        <w:wordWrap/>
        <w:overflowPunct w:val="0"/>
        <w:topLinePunct w:val="0"/>
        <w:autoSpaceDE w:val="0"/>
        <w:autoSpaceDN w:val="0"/>
        <w:bidi w:val="0"/>
        <w:adjustRightInd w:val="0"/>
        <w:spacing w:line="360" w:lineRule="auto"/>
        <w:jc w:val="both"/>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color w:val="auto"/>
          <w:sz w:val="18"/>
          <w:szCs w:val="18"/>
          <w:highlight w:val="none"/>
          <w:lang w:val="en-US" w:eastAsia="zh-CN"/>
        </w:rPr>
        <w:t>4.2 核心功能模块实现</w:t>
      </w:r>
    </w:p>
    <w:p w14:paraId="514CD05C">
      <w:pPr>
        <w:pageBreakBefore w:val="0"/>
        <w:widowControl/>
        <w:kinsoku/>
        <w:wordWrap/>
        <w:overflowPunct w:val="0"/>
        <w:topLinePunct w:val="0"/>
        <w:autoSpaceDE w:val="0"/>
        <w:autoSpaceDN w:val="0"/>
        <w:bidi w:val="0"/>
        <w:adjustRightInd w:val="0"/>
        <w:spacing w:line="360" w:lineRule="auto"/>
        <w:jc w:val="both"/>
        <w:textAlignment w:val="baseline"/>
        <w:rPr>
          <w:del w:id="484" w:author="bjb" w:date="2026-04-02T16:17:19Z"/>
          <w:rFonts w:hint="default" w:ascii="Times New Roman" w:hAnsi="Times New Roman" w:eastAsia="宋体" w:cs="Times New Roman"/>
          <w:b w:val="0"/>
          <w:bCs w:val="0"/>
          <w:color w:val="auto"/>
          <w:sz w:val="18"/>
          <w:szCs w:val="18"/>
          <w:highlight w:val="none"/>
          <w:lang w:val="en-US" w:eastAsia="zh-CN"/>
        </w:rPr>
      </w:pPr>
      <w:del w:id="485" w:author="bjb" w:date="2026-04-02T16:17:19Z">
        <w:r>
          <w:rPr>
            <w:rFonts w:hint="default" w:ascii="Times New Roman" w:hAnsi="Times New Roman" w:eastAsia="宋体" w:cs="Times New Roman"/>
            <w:b w:val="0"/>
            <w:bCs w:val="0"/>
            <w:color w:val="auto"/>
            <w:sz w:val="18"/>
            <w:szCs w:val="18"/>
            <w:highlight w:val="none"/>
            <w:lang w:val="en-US" w:eastAsia="zh-CN"/>
          </w:rPr>
          <w:delText>4.2.1 用户端（行前-行中-行后服务）</w:delText>
        </w:r>
      </w:del>
    </w:p>
    <w:p w14:paraId="4C1F6487">
      <w:pPr>
        <w:keepNext w:val="0"/>
        <w:keepLines w:val="0"/>
        <w:pageBreakBefore w:val="0"/>
        <w:widowControl/>
        <w:kinsoku/>
        <w:wordWrap/>
        <w:overflowPunct w:val="0"/>
        <w:topLinePunct w:val="0"/>
        <w:autoSpaceDE w:val="0"/>
        <w:autoSpaceDN w:val="0"/>
        <w:bidi w:val="0"/>
        <w:adjustRightInd w:val="0"/>
        <w:spacing w:beforeAutospacing="0" w:afterAutospacing="0" w:line="360" w:lineRule="auto"/>
        <w:ind w:firstLine="360" w:firstLineChars="200"/>
        <w:jc w:val="both"/>
        <w:textAlignment w:val="baseline"/>
        <w:rPr>
          <w:del w:id="486" w:author="bjb" w:date="2026-04-02T16:17:19Z"/>
          <w:rFonts w:hint="default" w:ascii="Times New Roman" w:hAnsi="Times New Roman" w:eastAsia="宋体" w:cs="Times New Roman"/>
          <w:color w:val="auto"/>
          <w:sz w:val="18"/>
          <w:szCs w:val="18"/>
          <w:highlight w:val="none"/>
          <w:lang w:val="en-US" w:eastAsia="zh-CN"/>
        </w:rPr>
      </w:pPr>
      <w:del w:id="487" w:author="bjb" w:date="2026-04-02T16:17:19Z">
        <w:r>
          <w:rPr>
            <w:rFonts w:hint="default" w:ascii="Times New Roman" w:hAnsi="Times New Roman" w:eastAsia="宋体" w:cs="Times New Roman"/>
            <w:color w:val="auto"/>
            <w:sz w:val="18"/>
            <w:szCs w:val="18"/>
            <w:highlight w:val="none"/>
          </w:rPr>
          <w:delText>由</w:delText>
        </w:r>
      </w:del>
      <w:del w:id="488" w:author="bjb" w:date="2026-04-02T16:17:19Z">
        <w:r>
          <w:rPr>
            <w:rFonts w:hint="default" w:ascii="Times New Roman" w:hAnsi="Times New Roman" w:cs="Times New Roman"/>
            <w:color w:val="auto"/>
            <w:sz w:val="18"/>
            <w:szCs w:val="18"/>
            <w:highlight w:val="none"/>
          </w:rPr>
          <w:delText>图</w:delText>
        </w:r>
      </w:del>
      <w:del w:id="489" w:author="bjb" w:date="2026-04-02T16:17:19Z">
        <w:r>
          <w:rPr>
            <w:rFonts w:hint="default" w:ascii="Times New Roman" w:hAnsi="Times New Roman" w:cs="Times New Roman"/>
            <w:color w:val="auto"/>
            <w:sz w:val="18"/>
            <w:szCs w:val="18"/>
            <w:highlight w:val="none"/>
            <w:lang w:val="en-US"/>
          </w:rPr>
          <w:delText>4. 2</w:delText>
        </w:r>
      </w:del>
      <w:del w:id="490" w:author="bjb" w:date="2026-04-02T16:17:19Z">
        <w:r>
          <w:rPr>
            <w:rFonts w:hint="default" w:ascii="Times New Roman" w:hAnsi="Times New Roman" w:eastAsia="宋体" w:cs="Times New Roman"/>
            <w:color w:val="auto"/>
            <w:sz w:val="18"/>
            <w:szCs w:val="18"/>
            <w:highlight w:val="none"/>
          </w:rPr>
          <w:delText>可见，用户端聚焦 “行前查询</w:delText>
        </w:r>
      </w:del>
      <w:del w:id="491" w:author="bjb" w:date="2026-04-02T16:17:19Z">
        <w:r>
          <w:rPr>
            <w:rFonts w:hint="default" w:ascii="Times New Roman" w:hAnsi="Times New Roman" w:eastAsia="宋体" w:cs="Times New Roman"/>
            <w:color w:val="auto"/>
            <w:sz w:val="18"/>
            <w:szCs w:val="18"/>
            <w:highlight w:val="none"/>
            <w:lang w:val="en-US"/>
          </w:rPr>
          <w:delText xml:space="preserve"> - </w:delText>
        </w:r>
      </w:del>
      <w:del w:id="492" w:author="bjb" w:date="2026-04-02T16:17:19Z">
        <w:r>
          <w:rPr>
            <w:rFonts w:hint="default" w:ascii="Times New Roman" w:hAnsi="Times New Roman" w:eastAsia="宋体" w:cs="Times New Roman"/>
            <w:color w:val="auto"/>
            <w:sz w:val="18"/>
            <w:szCs w:val="18"/>
            <w:highlight w:val="none"/>
          </w:rPr>
          <w:delText>行中调整 - 行后反馈” 全周期服务，实时展示梅花山景区核心状态数据：当前客流量 450 人、承载率 45%、等待时间 30 分钟、天气 26℃（晴朗），并通过区域人流热力图标注拥挤区域；同时提供交通信息（旅游专线 1 号每 30 分钟一班）、实时公告（门票八折优惠、瀑布区临时关闭）及快捷服务（在线购票、紧急救援），支撑行中服务优化，行程效率提升 58%。</w:delText>
        </w:r>
      </w:del>
    </w:p>
    <w:p w14:paraId="53B2567C">
      <w:pPr>
        <w:keepNext w:val="0"/>
        <w:keepLines w:val="0"/>
        <w:pageBreakBefore w:val="0"/>
        <w:widowControl/>
        <w:kinsoku/>
        <w:wordWrap/>
        <w:overflowPunct w:val="0"/>
        <w:topLinePunct w:val="0"/>
        <w:autoSpaceDE w:val="0"/>
        <w:autoSpaceDN w:val="0"/>
        <w:bidi w:val="0"/>
        <w:adjustRightInd w:val="0"/>
        <w:spacing w:beforeAutospacing="0" w:afterAutospacing="0" w:line="360" w:lineRule="auto"/>
        <w:jc w:val="both"/>
        <w:textAlignment w:val="baseline"/>
        <w:rPr>
          <w:del w:id="493" w:author="bjb" w:date="2026-04-02T16:17:19Z"/>
          <w:rFonts w:hint="default" w:ascii="Times New Roman" w:hAnsi="Times New Roman" w:eastAsia="宋体" w:cs="Times New Roman"/>
          <w:b w:val="0"/>
          <w:bCs w:val="0"/>
          <w:color w:val="auto"/>
          <w:sz w:val="18"/>
          <w:szCs w:val="18"/>
          <w:highlight w:val="none"/>
          <w:lang w:val="en-US" w:eastAsia="zh-CN"/>
        </w:rPr>
      </w:pPr>
      <w:del w:id="494" w:author="bjb" w:date="2026-04-02T16:17:19Z">
        <w:r>
          <w:rPr>
            <w:rFonts w:hint="default" w:ascii="Times New Roman" w:hAnsi="Times New Roman" w:eastAsia="宋体" w:cs="Times New Roman"/>
            <w:b w:val="0"/>
            <w:bCs w:val="0"/>
            <w:color w:val="auto"/>
            <w:sz w:val="18"/>
            <w:szCs w:val="18"/>
            <w:highlight w:val="none"/>
            <w:lang w:val="en-US" w:eastAsia="zh-CN"/>
          </w:rPr>
          <w:delText>4.2.2 商户端（数字化指挥中枢）</w:delText>
        </w:r>
      </w:del>
    </w:p>
    <w:p w14:paraId="1EA2AA5B">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0" w:beforeAutospacing="0" w:after="0" w:afterAutospacing="0" w:line="360" w:lineRule="auto"/>
        <w:ind w:firstLine="360" w:firstLineChars="200"/>
        <w:jc w:val="both"/>
        <w:textAlignment w:val="baseline"/>
        <w:rPr>
          <w:del w:id="495" w:author="bjb" w:date="2026-04-02T16:17:19Z"/>
          <w:rFonts w:hint="default" w:ascii="Times New Roman" w:hAnsi="Times New Roman" w:eastAsia="宋体" w:cs="Times New Roman"/>
          <w:color w:val="auto"/>
          <w:sz w:val="18"/>
          <w:szCs w:val="18"/>
          <w:highlight w:val="none"/>
        </w:rPr>
      </w:pPr>
      <w:del w:id="496" w:author="bjb" w:date="2026-04-02T16:17:19Z">
        <w:r>
          <w:rPr>
            <w:rFonts w:hint="default" w:ascii="Times New Roman" w:hAnsi="Times New Roman" w:eastAsia="宋体" w:cs="Times New Roman"/>
            <w:color w:val="auto"/>
            <w:sz w:val="18"/>
            <w:szCs w:val="18"/>
            <w:highlight w:val="none"/>
          </w:rPr>
          <w:delText>由</w:delText>
        </w:r>
      </w:del>
      <w:del w:id="497" w:author="bjb" w:date="2026-04-02T16:17:19Z">
        <w:r>
          <w:rPr>
            <w:rFonts w:hint="default" w:ascii="Times New Roman" w:hAnsi="Times New Roman" w:cs="Times New Roman"/>
            <w:color w:val="auto"/>
            <w:sz w:val="18"/>
            <w:szCs w:val="18"/>
            <w:highlight w:val="none"/>
          </w:rPr>
          <w:delText>图</w:delText>
        </w:r>
      </w:del>
      <w:del w:id="498" w:author="bjb" w:date="2026-04-02T16:17:19Z">
        <w:r>
          <w:rPr>
            <w:rFonts w:hint="default" w:ascii="Times New Roman" w:hAnsi="Times New Roman" w:cs="Times New Roman"/>
            <w:color w:val="auto"/>
            <w:sz w:val="18"/>
            <w:szCs w:val="18"/>
            <w:highlight w:val="none"/>
            <w:lang w:val="en-US"/>
          </w:rPr>
          <w:delText>4. 3</w:delText>
        </w:r>
      </w:del>
      <w:del w:id="499" w:author="bjb" w:date="2026-04-02T16:17:19Z">
        <w:r>
          <w:rPr>
            <w:rFonts w:hint="default" w:ascii="Times New Roman" w:hAnsi="Times New Roman" w:eastAsia="宋体" w:cs="Times New Roman"/>
            <w:color w:val="auto"/>
            <w:sz w:val="18"/>
            <w:szCs w:val="18"/>
            <w:highlight w:val="none"/>
          </w:rPr>
          <w:delText xml:space="preserve"> 可见，商户端以 “实时监控 + 数据分析” 为核心，左侧展示近一月总游客量 45628 人次（同比增长 12.5%）、总收入 235.68 万元（同比增长 8.3%），右侧实时监控模块呈现中心广场 “人群密度过高” 异常警报、入口摄像头设备状态等；通过游客停留时间分析（平均 3.2 小时）、消费行为预测，指导人力调配与设施优化，乌蒙大草原在火把节高并发场景下接待效率提升 35%。</w:delText>
        </w:r>
      </w:del>
    </w:p>
    <w:p w14:paraId="6C6E08AD">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0" w:beforeAutospacing="0" w:after="0" w:afterAutospacing="0" w:line="360" w:lineRule="auto"/>
        <w:jc w:val="both"/>
        <w:textAlignment w:val="baseline"/>
        <w:rPr>
          <w:del w:id="500" w:author="bjb" w:date="2026-04-02T16:17:19Z"/>
          <w:rStyle w:val="20"/>
          <w:rFonts w:hint="default" w:ascii="Times New Roman" w:hAnsi="Times New Roman" w:eastAsia="宋体" w:cs="Times New Roman"/>
          <w:b w:val="0"/>
          <w:bCs/>
          <w:i w:val="0"/>
          <w:iCs w:val="0"/>
          <w:caps w:val="0"/>
          <w:color w:val="auto"/>
          <w:spacing w:val="0"/>
          <w:sz w:val="18"/>
          <w:szCs w:val="18"/>
          <w:highlight w:val="none"/>
          <w:shd w:val="clear" w:fill="FFFFFF"/>
        </w:rPr>
      </w:pPr>
      <w:del w:id="501" w:author="bjb" w:date="2026-04-02T16:17:19Z">
        <w:r>
          <w:rPr>
            <w:rStyle w:val="20"/>
            <w:rFonts w:hint="default" w:ascii="Times New Roman" w:hAnsi="Times New Roman" w:eastAsia="宋体" w:cs="Times New Roman"/>
            <w:b w:val="0"/>
            <w:bCs/>
            <w:i w:val="0"/>
            <w:iCs w:val="0"/>
            <w:caps w:val="0"/>
            <w:color w:val="auto"/>
            <w:spacing w:val="0"/>
            <w:sz w:val="18"/>
            <w:szCs w:val="18"/>
            <w:highlight w:val="none"/>
            <w:shd w:val="clear" w:fill="FFFFFF"/>
            <w:lang w:val="en-US" w:eastAsia="zh-CN"/>
          </w:rPr>
          <w:delText xml:space="preserve">4.2.3 </w:delText>
        </w:r>
      </w:del>
      <w:del w:id="502" w:author="bjb" w:date="2026-04-02T16:17:19Z">
        <w:r>
          <w:rPr>
            <w:rStyle w:val="20"/>
            <w:rFonts w:hint="default" w:ascii="Times New Roman" w:hAnsi="Times New Roman" w:eastAsia="宋体" w:cs="Times New Roman"/>
            <w:b w:val="0"/>
            <w:bCs/>
            <w:i w:val="0"/>
            <w:iCs w:val="0"/>
            <w:caps w:val="0"/>
            <w:color w:val="auto"/>
            <w:spacing w:val="0"/>
            <w:sz w:val="18"/>
            <w:szCs w:val="18"/>
            <w:highlight w:val="none"/>
            <w:shd w:val="clear" w:fill="FFFFFF"/>
          </w:rPr>
          <w:delText>管理员端 (区域治理中台)</w:delText>
        </w:r>
      </w:del>
    </w:p>
    <w:p w14:paraId="3D8DDB01">
      <w:pPr>
        <w:pStyle w:val="16"/>
        <w:keepNext w:val="0"/>
        <w:keepLines w:val="0"/>
        <w:pageBreakBefore w:val="0"/>
        <w:widowControl/>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both"/>
        <w:textAlignment w:val="baseline"/>
        <w:outlineLvl w:val="2"/>
        <w:rPr>
          <w:del w:id="503" w:author="bjb" w:date="2026-04-02T16:17:19Z"/>
          <w:rFonts w:hint="default" w:ascii="Times New Roman" w:hAnsi="Times New Roman" w:eastAsia="宋体" w:cs="Times New Roman"/>
          <w:color w:val="auto"/>
          <w:sz w:val="18"/>
          <w:szCs w:val="18"/>
          <w:highlight w:val="none"/>
        </w:rPr>
      </w:pPr>
      <w:del w:id="504" w:author="bjb" w:date="2026-04-02T16:17:19Z">
        <w:r>
          <w:rPr>
            <w:rFonts w:hint="default" w:ascii="Times New Roman" w:hAnsi="Times New Roman" w:eastAsia="宋体" w:cs="Times New Roman"/>
            <w:color w:val="auto"/>
            <w:sz w:val="18"/>
            <w:szCs w:val="18"/>
            <w:highlight w:val="none"/>
          </w:rPr>
          <w:delText>由</w:delText>
        </w:r>
      </w:del>
      <w:del w:id="505" w:author="bjb" w:date="2026-04-02T16:17:19Z">
        <w:r>
          <w:rPr>
            <w:rFonts w:hint="default" w:ascii="Times New Roman" w:hAnsi="Times New Roman" w:cs="Times New Roman"/>
            <w:color w:val="auto"/>
            <w:sz w:val="18"/>
            <w:szCs w:val="18"/>
            <w:highlight w:val="none"/>
          </w:rPr>
          <w:delText>图4. 4</w:delText>
        </w:r>
      </w:del>
      <w:del w:id="506" w:author="bjb" w:date="2026-04-02T16:17:19Z">
        <w:r>
          <w:rPr>
            <w:rFonts w:hint="default" w:ascii="Times New Roman" w:hAnsi="Times New Roman" w:eastAsia="宋体" w:cs="Times New Roman"/>
            <w:color w:val="auto"/>
            <w:sz w:val="18"/>
            <w:szCs w:val="18"/>
            <w:highlight w:val="none"/>
          </w:rPr>
          <w:delText xml:space="preserve"> 可见，管理员端聚焦区域旅游生态治理，通过统计报表实现多维度数据拆解：6 月 1 日梅花山景区接待 2341 人次、收入 125.6 万元、满意度四星半；玉舍滑雪场接待 1592 人次、收入 98.3 万元；乌蒙大草原接待 3102 人次、收入 156.7 万元。结合客源分层数据（市内 34.75%、周边省市 11.64%、异地 53.61%），为跨景区联票政策、潜力景区扶持计划提供量化支撑，推动客单价提升 11.8%。</w:delText>
        </w:r>
      </w:del>
    </w:p>
    <w:p w14:paraId="2A52E906">
      <w:pPr>
        <w:pStyle w:val="16"/>
        <w:keepNext w:val="0"/>
        <w:keepLines w:val="0"/>
        <w:pageBreakBefore w:val="0"/>
        <w:widowControl/>
        <w:numPr>
          <w:ilvl w:val="0"/>
          <w:numId w:val="0"/>
        </w:numPr>
        <w:suppressLineNumbers w:val="0"/>
        <w:kinsoku/>
        <w:wordWrap/>
        <w:overflowPunct w:val="0"/>
        <w:topLinePunct w:val="0"/>
        <w:autoSpaceDE w:val="0"/>
        <w:autoSpaceDN w:val="0"/>
        <w:bidi w:val="0"/>
        <w:adjustRightInd w:val="0"/>
        <w:snapToGrid/>
        <w:spacing w:before="0" w:beforeAutospacing="0" w:after="0" w:afterAutospacing="0" w:line="360" w:lineRule="auto"/>
        <w:ind w:left="0" w:leftChars="0" w:right="0" w:rightChars="0" w:firstLine="360" w:firstLineChars="200"/>
        <w:jc w:val="both"/>
        <w:textAlignment w:val="baseline"/>
        <w:outlineLvl w:val="2"/>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pPr>
      <w:r>
        <w:rPr>
          <w:rFonts w:hint="default" w:ascii="Times New Roman" w:hAnsi="Times New Roman" w:eastAsia="宋体" w:cs="Times New Roman"/>
          <w:b w:val="0"/>
          <w:bCs w:val="0"/>
          <w:i w:val="0"/>
          <w:iCs w:val="0"/>
          <w:caps w:val="0"/>
          <w:snapToGrid w:val="0"/>
          <w:color w:val="auto"/>
          <w:spacing w:val="0"/>
          <w:kern w:val="0"/>
          <w:sz w:val="18"/>
          <w:szCs w:val="18"/>
          <w:shd w:val="clear" w:fill="auto"/>
          <w:lang w:val="en-US" w:eastAsia="zh-CN" w:bidi="ar"/>
          <w:woUserID w:val="5"/>
        </w:rPr>
        <w:t>（1）</w:t>
      </w: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t>实时服务模</w:t>
      </w: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t>块</w:t>
      </w:r>
    </w:p>
    <w:p w14:paraId="014812F4">
      <w:pPr>
        <w:pStyle w:val="16"/>
        <w:keepNext w:val="0"/>
        <w:keepLines w:val="0"/>
        <w:pageBreakBefore w:val="0"/>
        <w:widowControl/>
        <w:numPr>
          <w:ilvl w:val="0"/>
          <w:numId w:val="0"/>
        </w:numPr>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both"/>
        <w:textAlignment w:val="baseline"/>
        <w:outlineLvl w:val="2"/>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t>为</w:t>
      </w:r>
      <w:r>
        <w:rPr>
          <w:rFonts w:hint="default" w:ascii="Times New Roman" w:hAnsi="Times New Roman" w:eastAsia="宋体" w:cs="Times New Roman"/>
          <w:b w:val="0"/>
          <w:bCs w:val="0"/>
          <w:i w:val="0"/>
          <w:iCs w:val="0"/>
          <w:caps w:val="0"/>
          <w:color w:val="auto"/>
          <w:spacing w:val="0"/>
          <w:sz w:val="18"/>
          <w:szCs w:val="18"/>
          <w:highlight w:val="none"/>
          <w:shd w:val="clear" w:fill="FFFFFF"/>
        </w:rPr>
        <w:t>贯穿 “行前→行中→行后” 的实时交互中心，解决突发需求与动态信息获取。</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由</w:t>
      </w:r>
      <w:r>
        <w:rPr>
          <w:rFonts w:hint="default" w:ascii="Times New Roman" w:hAnsi="Times New Roman" w:cs="Times New Roman"/>
          <w:color w:val="auto"/>
          <w:sz w:val="18"/>
          <w:szCs w:val="18"/>
          <w:highlight w:val="none"/>
        </w:rPr>
        <w:t>图</w:t>
      </w:r>
      <w:del w:id="507" w:author="bjb" w:date="2026-04-02T16:05:01Z">
        <w:r>
          <w:rPr>
            <w:rFonts w:hint="default" w:ascii="Times New Roman" w:hAnsi="Times New Roman" w:cs="Times New Roman"/>
            <w:color w:val="auto"/>
            <w:sz w:val="18"/>
            <w:szCs w:val="18"/>
            <w:highlight w:val="none"/>
            <w:lang w:val="en-US"/>
          </w:rPr>
          <w:delText>4. 2</w:delText>
        </w:r>
      </w:del>
      <w:ins w:id="508" w:author="bjb" w:date="2026-04-02T16:05:01Z">
        <w:r>
          <w:rPr>
            <w:rFonts w:hint="eastAsia" w:ascii="Times New Roman" w:hAnsi="Times New Roman" w:eastAsia="宋体" w:cs="Times New Roman"/>
            <w:color w:val="auto"/>
            <w:sz w:val="18"/>
            <w:szCs w:val="18"/>
            <w:highlight w:val="none"/>
            <w:lang w:val="en-US" w:eastAsia="zh-CN"/>
          </w:rPr>
          <w:t>6</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模型数据反映</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景区</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实时状</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态得出如</w:t>
      </w:r>
      <w:r>
        <w:rPr>
          <w:rFonts w:hint="default" w:ascii="Times New Roman" w:hAnsi="Times New Roman" w:eastAsia="宋体" w:cs="Times New Roman"/>
          <w:b w:val="0"/>
          <w:bCs w:val="0"/>
          <w:i w:val="0"/>
          <w:iCs w:val="0"/>
          <w:caps w:val="0"/>
          <w:color w:val="auto"/>
          <w:spacing w:val="0"/>
          <w:sz w:val="18"/>
          <w:szCs w:val="18"/>
          <w:highlight w:val="none"/>
          <w:shd w:val="clear" w:fill="FFFFFF"/>
        </w:rPr>
        <w:t>选择景区梅花山后，</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用户端可</w:t>
      </w:r>
      <w:r>
        <w:rPr>
          <w:rFonts w:hint="default" w:ascii="Times New Roman" w:hAnsi="Times New Roman" w:eastAsia="宋体" w:cs="Times New Roman"/>
          <w:b w:val="0"/>
          <w:bCs w:val="0"/>
          <w:i w:val="0"/>
          <w:iCs w:val="0"/>
          <w:caps w:val="0"/>
          <w:color w:val="auto"/>
          <w:spacing w:val="0"/>
          <w:sz w:val="18"/>
          <w:szCs w:val="18"/>
          <w:highlight w:val="none"/>
          <w:shd w:val="clear" w:fill="FFFFFF"/>
        </w:rPr>
        <w:t>展示当前客流量450</w:t>
      </w:r>
      <w:del w:id="509" w:author="bjb" w:date="2026-04-02T16:38:37Z">
        <w:r>
          <w:rPr>
            <w:rFonts w:hint="default" w:ascii="Times New Roman" w:hAnsi="Times New Roman" w:eastAsia="宋体" w:cs="Times New Roman"/>
            <w:b w:val="0"/>
            <w:bCs w:val="0"/>
            <w:i w:val="0"/>
            <w:iCs w:val="0"/>
            <w:caps w:val="0"/>
            <w:color w:val="auto"/>
            <w:spacing w:val="0"/>
            <w:sz w:val="18"/>
            <w:szCs w:val="18"/>
            <w:highlight w:val="none"/>
            <w:shd w:val="clear" w:fill="FFFFFF"/>
          </w:rPr>
          <w:delText xml:space="preserve"> </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人，45% 承载率、等待时间</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为</w:t>
      </w:r>
      <w:r>
        <w:rPr>
          <w:rFonts w:hint="default" w:ascii="Times New Roman" w:hAnsi="Times New Roman" w:eastAsia="宋体" w:cs="Times New Roman"/>
          <w:b w:val="0"/>
          <w:bCs w:val="0"/>
          <w:i w:val="0"/>
          <w:iCs w:val="0"/>
          <w:caps w:val="0"/>
          <w:color w:val="auto"/>
          <w:spacing w:val="0"/>
          <w:sz w:val="18"/>
          <w:szCs w:val="18"/>
          <w:highlight w:val="none"/>
          <w:shd w:val="clear" w:fill="FFFFFF"/>
        </w:rPr>
        <w:t>30 分钟、天气26℃，晴朗，辅助判断实时游览体验</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客流预测模块根据数据分析</w:t>
      </w:r>
      <w:del w:id="510" w:author="bjb" w:date="2026-04-02T16:05:1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出</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实时客流趋势</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如用</w:t>
      </w:r>
      <w:r>
        <w:rPr>
          <w:rFonts w:hint="default" w:ascii="Times New Roman" w:hAnsi="Times New Roman" w:eastAsia="宋体" w:cs="Times New Roman"/>
          <w:b w:val="0"/>
          <w:bCs w:val="0"/>
          <w:i w:val="0"/>
          <w:iCs w:val="0"/>
          <w:caps w:val="0"/>
          <w:color w:val="auto"/>
          <w:spacing w:val="0"/>
          <w:sz w:val="18"/>
          <w:szCs w:val="18"/>
          <w:highlight w:val="none"/>
          <w:shd w:val="clear" w:fill="FFFFFF"/>
        </w:rPr>
        <w:t>折线图</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或</w:t>
      </w:r>
      <w:r>
        <w:rPr>
          <w:rFonts w:hint="default" w:ascii="Times New Roman" w:hAnsi="Times New Roman" w:eastAsia="宋体" w:cs="Times New Roman"/>
          <w:b w:val="0"/>
          <w:bCs w:val="0"/>
          <w:i w:val="0"/>
          <w:iCs w:val="0"/>
          <w:caps w:val="0"/>
          <w:color w:val="auto"/>
          <w:spacing w:val="0"/>
          <w:sz w:val="18"/>
          <w:szCs w:val="18"/>
          <w:highlight w:val="none"/>
          <w:shd w:val="clear" w:fill="FFFFFF"/>
        </w:rPr>
        <w:t>区域热力图</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标注拥挤区域，支持动态调整路线。</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行程规划模块可提供</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智能交互与快捷服务</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如通过</w:t>
      </w:r>
      <w:r>
        <w:rPr>
          <w:rFonts w:hint="default" w:ascii="Times New Roman" w:hAnsi="Times New Roman" w:eastAsia="宋体" w:cs="Times New Roman"/>
          <w:b w:val="0"/>
          <w:bCs w:val="0"/>
          <w:i w:val="0"/>
          <w:iCs w:val="0"/>
          <w:caps w:val="0"/>
          <w:color w:val="auto"/>
          <w:spacing w:val="0"/>
          <w:sz w:val="18"/>
          <w:szCs w:val="18"/>
          <w:highlight w:val="none"/>
          <w:shd w:val="clear" w:fill="FFFFFF"/>
        </w:rPr>
        <w:t>智能助手</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对话解答景区疑问</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结合本地知识库提供精准推荐；</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还可以通过</w:t>
      </w:r>
      <w:r>
        <w:rPr>
          <w:rFonts w:hint="default" w:ascii="Times New Roman" w:hAnsi="Times New Roman" w:eastAsia="宋体" w:cs="Times New Roman"/>
          <w:b w:val="0"/>
          <w:bCs w:val="0"/>
          <w:i w:val="0"/>
          <w:iCs w:val="0"/>
          <w:caps w:val="0"/>
          <w:color w:val="auto"/>
          <w:spacing w:val="0"/>
          <w:sz w:val="18"/>
          <w:szCs w:val="18"/>
          <w:highlight w:val="none"/>
          <w:shd w:val="clear" w:fill="FFFFFF"/>
        </w:rPr>
        <w:t>快捷功能</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实行</w:t>
      </w:r>
      <w:r>
        <w:rPr>
          <w:rFonts w:hint="default" w:ascii="Times New Roman" w:hAnsi="Times New Roman" w:eastAsia="宋体" w:cs="Times New Roman"/>
          <w:b w:val="0"/>
          <w:bCs w:val="0"/>
          <w:i w:val="0"/>
          <w:iCs w:val="0"/>
          <w:caps w:val="0"/>
          <w:color w:val="auto"/>
          <w:spacing w:val="0"/>
          <w:sz w:val="18"/>
          <w:szCs w:val="18"/>
          <w:highlight w:val="none"/>
          <w:shd w:val="clear" w:fill="FFFFFF"/>
        </w:rPr>
        <w:t>在线购票、紧急救援、视频讲解</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等功能</w:t>
      </w:r>
      <w:del w:id="511" w:author="bjb" w:date="2026-04-02T16:05:4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，保障旅程更加方便安全</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w:t>
      </w:r>
      <w:del w:id="512" w:author="bjb" w:date="2026-04-02T16:06:3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根据</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实时服务模块</w:t>
      </w:r>
      <w:del w:id="513" w:author="bjb" w:date="2026-04-02T16:05:35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还</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w:t>
      </w:r>
      <w:del w:id="514" w:author="bjb" w:date="2026-04-02T16:05:3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以</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提供</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交通</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信息</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与公告</w:t>
      </w:r>
      <w:r>
        <w:rPr>
          <w:rFonts w:hint="default" w:ascii="Times New Roman" w:hAnsi="Times New Roman" w:eastAsia="宋体" w:cs="Times New Roman"/>
          <w:b w:val="0"/>
          <w:bCs w:val="0"/>
          <w:i w:val="0"/>
          <w:iCs w:val="0"/>
          <w:caps w:val="0"/>
          <w:color w:val="auto"/>
          <w:spacing w:val="0"/>
          <w:sz w:val="18"/>
          <w:szCs w:val="18"/>
          <w:highlight w:val="none"/>
          <w:shd w:val="clear" w:fill="FFFFFF"/>
        </w:rPr>
        <w:t>展示前往景区的多种方案</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如</w:t>
      </w:r>
      <w:r>
        <w:rPr>
          <w:rFonts w:hint="default" w:ascii="Times New Roman" w:hAnsi="Times New Roman" w:eastAsia="宋体" w:cs="Times New Roman"/>
          <w:b w:val="0"/>
          <w:bCs w:val="0"/>
          <w:i w:val="0"/>
          <w:iCs w:val="0"/>
          <w:caps w:val="0"/>
          <w:color w:val="auto"/>
          <w:spacing w:val="0"/>
          <w:sz w:val="18"/>
          <w:szCs w:val="18"/>
          <w:highlight w:val="none"/>
          <w:shd w:val="clear" w:fill="FFFFFF"/>
        </w:rPr>
        <w:t>旅游专线、自驾等，含班次、时长、价格</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还可以提供</w:t>
      </w:r>
      <w:r>
        <w:rPr>
          <w:rFonts w:hint="default" w:ascii="Times New Roman" w:hAnsi="Times New Roman" w:eastAsia="宋体" w:cs="Times New Roman"/>
          <w:b w:val="0"/>
          <w:bCs w:val="0"/>
          <w:i w:val="0"/>
          <w:iCs w:val="0"/>
          <w:caps w:val="0"/>
          <w:color w:val="auto"/>
          <w:spacing w:val="0"/>
          <w:sz w:val="18"/>
          <w:szCs w:val="18"/>
          <w:highlight w:val="none"/>
          <w:shd w:val="clear" w:fill="FFFFFF"/>
        </w:rPr>
        <w:t>疫情防控、门票优惠、临时关闭等信息</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的实时公告</w:t>
      </w:r>
      <w:del w:id="515" w:author="bjb" w:date="2026-04-02T16:06:40Z">
        <w:r>
          <w:rPr>
            <w:rFonts w:hint="default" w:ascii="Times New Roman" w:hAnsi="Times New Roman" w:eastAsia="宋体" w:cs="Times New Roman"/>
            <w:b w:val="0"/>
            <w:bCs w:val="0"/>
            <w:i w:val="0"/>
            <w:iCs w:val="0"/>
            <w:caps w:val="0"/>
            <w:color w:val="auto"/>
            <w:spacing w:val="0"/>
            <w:sz w:val="18"/>
            <w:szCs w:val="18"/>
            <w:highlight w:val="none"/>
            <w:shd w:val="clear" w:fill="FFFFFF"/>
          </w:rPr>
          <w:delText>，</w:delText>
        </w:r>
      </w:del>
      <w:del w:id="516" w:author="bjb" w:date="2026-04-02T16:06:40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由此可</w:delText>
        </w:r>
      </w:del>
      <w:del w:id="517" w:author="bjb" w:date="2026-04-02T16:06:40Z">
        <w:r>
          <w:rPr>
            <w:rFonts w:hint="default" w:ascii="Times New Roman" w:hAnsi="Times New Roman" w:eastAsia="宋体" w:cs="Times New Roman"/>
            <w:b w:val="0"/>
            <w:bCs w:val="0"/>
            <w:i w:val="0"/>
            <w:iCs w:val="0"/>
            <w:caps w:val="0"/>
            <w:color w:val="auto"/>
            <w:spacing w:val="0"/>
            <w:sz w:val="18"/>
            <w:szCs w:val="18"/>
            <w:highlight w:val="none"/>
            <w:shd w:val="clear" w:fill="FFFFFF"/>
          </w:rPr>
          <w:delText>避免行程受阻</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w:t>
      </w:r>
      <w:bookmarkStart w:id="8" w:name="_Ref4681"/>
      <w:bookmarkStart w:id="9" w:name="_Ref4785"/>
    </w:p>
    <w:p w14:paraId="6720E538">
      <w:pPr>
        <w:pStyle w:val="16"/>
        <w:keepNext w:val="0"/>
        <w:keepLines w:val="0"/>
        <w:pageBreakBefore w:val="0"/>
        <w:widowControl/>
        <w:numPr>
          <w:ilvl w:val="0"/>
          <w:numId w:val="0"/>
        </w:numPr>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center"/>
        <w:textAlignment w:val="baseline"/>
        <w:outlineLvl w:val="2"/>
        <w:rPr>
          <w:rFonts w:hint="default" w:ascii="Times New Roman" w:hAnsi="Times New Roman" w:eastAsia="宋体" w:cs="Times New Roman"/>
          <w:b w:val="0"/>
          <w:bCs w:val="0"/>
          <w:i w:val="0"/>
          <w:iCs w:val="0"/>
          <w:caps w:val="0"/>
          <w:color w:val="auto"/>
          <w:spacing w:val="0"/>
          <w:sz w:val="18"/>
          <w:szCs w:val="18"/>
          <w:highlight w:val="none"/>
          <w:shd w:val="clear" w:fill="FFFFFF"/>
        </w:rPr>
      </w:pPr>
      <w:ins w:id="518" w:author="bjb" w:date="2026-04-02T15:33:23Z">
        <w:r>
          <w:rPr>
            <w:rFonts w:hint="default" w:ascii="Times New Roman" w:hAnsi="Times New Roman" w:eastAsia="宋体" w:cs="Times New Roman"/>
            <w:color w:val="auto"/>
            <w:sz w:val="18"/>
            <w:szCs w:val="18"/>
            <w:highlight w:val="none"/>
            <w:shd w:val="clear" w:color="auto" w:fill="auto"/>
            <w:lang w:eastAsia="zh"/>
            <w:woUserID w:val="5"/>
          </w:rPr>
          <w:drawing>
            <wp:inline distT="0" distB="0" distL="114300" distR="114300">
              <wp:extent cx="5203825" cy="3562985"/>
              <wp:effectExtent l="0" t="0" r="1587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03825" cy="3562985"/>
                      </a:xfrm>
                      <a:prstGeom prst="rect">
                        <a:avLst/>
                      </a:prstGeom>
                    </pic:spPr>
                  </pic:pic>
                </a:graphicData>
              </a:graphic>
            </wp:inline>
          </w:drawing>
        </w:r>
      </w:ins>
    </w:p>
    <w:p w14:paraId="65240CCE">
      <w:pPr>
        <w:pStyle w:val="16"/>
        <w:keepNext w:val="0"/>
        <w:keepLines w:val="0"/>
        <w:pageBreakBefore w:val="0"/>
        <w:widowControl/>
        <w:numPr>
          <w:ilvl w:val="0"/>
          <w:numId w:val="0"/>
        </w:numPr>
        <w:suppressLineNumbers w:val="0"/>
        <w:kinsoku/>
        <w:wordWrap/>
        <w:overflowPunct w:val="0"/>
        <w:topLinePunct w:val="0"/>
        <w:autoSpaceDE w:val="0"/>
        <w:autoSpaceDN w:val="0"/>
        <w:bidi w:val="0"/>
        <w:adjustRightInd w:val="0"/>
        <w:snapToGrid/>
        <w:spacing w:before="0" w:beforeAutospacing="0" w:after="0" w:afterAutospacing="0" w:line="360" w:lineRule="auto"/>
        <w:ind w:right="0" w:rightChars="0" w:firstLine="360" w:firstLineChars="200"/>
        <w:jc w:val="center"/>
        <w:textAlignment w:val="baseline"/>
        <w:outlineLvl w:val="2"/>
        <w:rPr>
          <w:rFonts w:hint="default" w:ascii="Times New Roman" w:hAnsi="Times New Roman" w:eastAsia="宋体" w:cs="Times New Roman"/>
          <w:b/>
          <w:bCs/>
          <w:i w:val="0"/>
          <w:iCs w:val="0"/>
          <w:caps w:val="0"/>
          <w:color w:val="auto"/>
          <w:spacing w:val="0"/>
          <w:sz w:val="18"/>
          <w:szCs w:val="18"/>
          <w:highlight w:val="none"/>
        </w:rPr>
      </w:pPr>
      <w:r>
        <w:rPr>
          <w:rFonts w:hint="default" w:ascii="Times New Roman" w:hAnsi="Times New Roman" w:cs="Times New Roman"/>
          <w:color w:val="auto"/>
          <w:sz w:val="18"/>
          <w:szCs w:val="18"/>
          <w:highlight w:val="none"/>
        </w:rPr>
        <w:t>图</w:t>
      </w:r>
      <w:del w:id="520" w:author="bjb" w:date="2026-04-02T15:55:39Z">
        <w:r>
          <w:rPr>
            <w:rFonts w:hint="default" w:ascii="Times New Roman" w:hAnsi="Times New Roman" w:cs="Times New Roman"/>
            <w:color w:val="auto"/>
            <w:sz w:val="18"/>
            <w:szCs w:val="18"/>
            <w:highlight w:val="none"/>
            <w:lang w:val="en-US"/>
          </w:rPr>
          <w:delText>4. 2</w:delText>
        </w:r>
        <w:bookmarkEnd w:id="8"/>
      </w:del>
      <w:ins w:id="521" w:author="bjb" w:date="2026-04-02T15:55:39Z">
        <w:r>
          <w:rPr>
            <w:rFonts w:hint="eastAsia" w:ascii="Times New Roman" w:hAnsi="Times New Roman" w:eastAsia="宋体" w:cs="Times New Roman"/>
            <w:color w:val="auto"/>
            <w:sz w:val="18"/>
            <w:szCs w:val="18"/>
            <w:highlight w:val="none"/>
            <w:lang w:val="en-US" w:eastAsia="zh-CN"/>
          </w:rPr>
          <w:t>6</w:t>
        </w:r>
      </w:ins>
      <w:r>
        <w:rPr>
          <w:rFonts w:hint="default" w:ascii="Times New Roman" w:hAnsi="Times New Roman" w:cs="Times New Roman"/>
          <w:b/>
          <w:bCs/>
          <w:color w:val="auto"/>
          <w:sz w:val="18"/>
          <w:szCs w:val="18"/>
          <w:highlight w:val="none"/>
          <w:lang w:val="en-US" w:eastAsia="zh-CN"/>
        </w:rPr>
        <w:t xml:space="preserve"> </w:t>
      </w:r>
      <w:r>
        <w:rPr>
          <w:rStyle w:val="20"/>
          <w:rFonts w:hint="default" w:ascii="Times New Roman" w:hAnsi="Times New Roman" w:eastAsia="宋体" w:cs="Times New Roman"/>
          <w:b/>
          <w:bCs/>
          <w:i w:val="0"/>
          <w:iCs w:val="0"/>
          <w:caps w:val="0"/>
          <w:color w:val="auto"/>
          <w:spacing w:val="0"/>
          <w:sz w:val="18"/>
          <w:szCs w:val="18"/>
          <w:highlight w:val="none"/>
          <w:shd w:val="clear" w:color="auto" w:fill="auto"/>
          <w:woUserID w:val="5"/>
        </w:rPr>
        <w:t>旅游全周期的动态响应</w:t>
      </w:r>
      <w:bookmarkEnd w:id="9"/>
    </w:p>
    <w:p w14:paraId="676EEDFE">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pP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lang w:eastAsia="zh-CN"/>
          <w:woUserID w:val="5"/>
        </w:rPr>
        <w:t>（</w:t>
      </w: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t>2）</w:t>
      </w:r>
      <w:r>
        <w:rPr>
          <w:rStyle w:val="20"/>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t>客流预测模块</w:t>
      </w:r>
    </w:p>
    <w:p w14:paraId="3CD1CE68">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Fonts w:hint="default" w:ascii="Times New Roman" w:hAnsi="Times New Roman" w:eastAsia="宋体" w:cs="Times New Roman"/>
          <w:b w:val="0"/>
          <w:bCs w:val="0"/>
          <w:i w:val="0"/>
          <w:iCs w:val="0"/>
          <w:caps w:val="0"/>
          <w:color w:val="auto"/>
          <w:spacing w:val="0"/>
          <w:sz w:val="18"/>
          <w:szCs w:val="18"/>
          <w:highlight w:val="none"/>
          <w:shd w:val="clear" w:fill="FFFFFF"/>
        </w:rPr>
        <w:t>基于智能模型的客流预测工具，</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为</w:t>
      </w:r>
      <w:r>
        <w:rPr>
          <w:rFonts w:hint="default" w:ascii="Times New Roman" w:hAnsi="Times New Roman" w:eastAsia="宋体" w:cs="Times New Roman"/>
          <w:b w:val="0"/>
          <w:bCs w:val="0"/>
          <w:i w:val="0"/>
          <w:iCs w:val="0"/>
          <w:caps w:val="0"/>
          <w:color w:val="auto"/>
          <w:spacing w:val="0"/>
          <w:sz w:val="18"/>
          <w:szCs w:val="18"/>
          <w:highlight w:val="none"/>
          <w:shd w:val="clear" w:fill="FFFFFF"/>
        </w:rPr>
        <w:t>解决 “何时去景区更舒适” 的核心痛点</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根据</w:t>
      </w:r>
      <w:r>
        <w:rPr>
          <w:rFonts w:hint="default" w:ascii="Times New Roman" w:hAnsi="Times New Roman" w:eastAsia="宋体" w:cs="Times New Roman"/>
          <w:b w:val="0"/>
          <w:bCs w:val="0"/>
          <w:i w:val="0"/>
          <w:iCs w:val="0"/>
          <w:caps w:val="0"/>
          <w:color w:val="auto"/>
          <w:spacing w:val="0"/>
          <w:sz w:val="18"/>
          <w:szCs w:val="18"/>
          <w:highlight w:val="none"/>
          <w:shd w:val="clear" w:fill="FFFFFF"/>
        </w:rPr>
        <w:t>ARIMA（时间序列）、LSTM（深度学习）、混合模型（推荐，适配非线性波动）</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等模型对各种数据分析，如</w:t>
      </w:r>
      <w:r>
        <w:rPr>
          <w:rFonts w:hint="default" w:ascii="Times New Roman" w:hAnsi="Times New Roman" w:cs="Times New Roman"/>
          <w:color w:val="auto"/>
          <w:sz w:val="18"/>
          <w:szCs w:val="18"/>
          <w:highlight w:val="none"/>
        </w:rPr>
        <w:t>图</w:t>
      </w:r>
      <w:del w:id="522" w:author="bjb" w:date="2026-04-02T16:08:26Z">
        <w:r>
          <w:rPr>
            <w:rFonts w:hint="default" w:ascii="Times New Roman" w:hAnsi="Times New Roman" w:cs="Times New Roman"/>
            <w:color w:val="auto"/>
            <w:sz w:val="18"/>
            <w:szCs w:val="18"/>
            <w:highlight w:val="none"/>
            <w:lang w:val="en-US"/>
          </w:rPr>
          <w:delText>4. 3</w:delText>
        </w:r>
      </w:del>
      <w:ins w:id="523" w:author="bjb" w:date="2026-04-02T16:08:26Z">
        <w:r>
          <w:rPr>
            <w:rFonts w:hint="eastAsia" w:ascii="Times New Roman" w:hAnsi="Times New Roman" w:eastAsia="宋体" w:cs="Times New Roman"/>
            <w:color w:val="auto"/>
            <w:sz w:val="18"/>
            <w:szCs w:val="18"/>
            <w:highlight w:val="none"/>
            <w:lang w:val="en-US" w:eastAsia="zh-CN"/>
          </w:rPr>
          <w:t>7</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所示，</w:t>
      </w:r>
      <w:del w:id="524" w:author="bjb" w:date="2026-04-02T16:08:3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我们</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首先对</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预测参数</w:t>
      </w:r>
      <w:ins w:id="525" w:author="bjb" w:date="2026-04-02T16:09:5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进行配置</w:t>
        </w:r>
      </w:ins>
      <w:ins w:id="526" w:author="bjb" w:date="2026-04-02T16:09:59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如</w:t>
      </w:r>
      <w:del w:id="527" w:author="bjb" w:date="2026-04-02T16:09:26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有</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时空维度</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可以</w:t>
      </w:r>
      <w:r>
        <w:rPr>
          <w:rFonts w:hint="default" w:ascii="Times New Roman" w:hAnsi="Times New Roman" w:eastAsia="宋体" w:cs="Times New Roman"/>
          <w:b w:val="0"/>
          <w:bCs w:val="0"/>
          <w:i w:val="0"/>
          <w:iCs w:val="0"/>
          <w:caps w:val="0"/>
          <w:color w:val="auto"/>
          <w:spacing w:val="0"/>
          <w:sz w:val="18"/>
          <w:szCs w:val="18"/>
          <w:highlight w:val="none"/>
          <w:shd w:val="clear" w:fill="FFFFFF"/>
        </w:rPr>
        <w:t>选择景</w:t>
      </w:r>
      <w:ins w:id="528" w:author="bjb" w:date="2026-04-02T16:08:5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区</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（如 “梅花山景区”）、日期范围</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预测因子</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能够</w:t>
      </w:r>
      <w:r>
        <w:rPr>
          <w:rFonts w:hint="default" w:ascii="Times New Roman" w:hAnsi="Times New Roman" w:eastAsia="宋体" w:cs="Times New Roman"/>
          <w:b w:val="0"/>
          <w:bCs w:val="0"/>
          <w:i w:val="0"/>
          <w:iCs w:val="0"/>
          <w:caps w:val="0"/>
          <w:color w:val="auto"/>
          <w:spacing w:val="0"/>
          <w:sz w:val="18"/>
          <w:szCs w:val="18"/>
          <w:highlight w:val="none"/>
          <w:shd w:val="clear" w:fill="FFFFFF"/>
        </w:rPr>
        <w:t>覆盖六盘水地域特色因子（季节因素、特色活动如火把节）</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通用因子（天气、节假日等）</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等</w:t>
      </w:r>
      <w:del w:id="529" w:author="bjb" w:date="2026-04-02T16:09:5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进行配置</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其次由模型</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可视化预测结果</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可得出</w:t>
      </w:r>
      <w:r>
        <w:rPr>
          <w:rFonts w:hint="default" w:ascii="Times New Roman" w:hAnsi="Times New Roman" w:eastAsia="宋体" w:cs="Times New Roman"/>
          <w:b w:val="0"/>
          <w:bCs w:val="0"/>
          <w:i w:val="0"/>
          <w:iCs w:val="0"/>
          <w:caps w:val="0"/>
          <w:color w:val="auto"/>
          <w:spacing w:val="0"/>
          <w:sz w:val="18"/>
          <w:szCs w:val="18"/>
          <w:highlight w:val="none"/>
          <w:shd w:val="clear" w:fill="FFFFFF"/>
        </w:rPr>
        <w:t>趋势对比</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用</w:t>
      </w:r>
      <w:r>
        <w:rPr>
          <w:rFonts w:hint="default" w:ascii="Times New Roman" w:hAnsi="Times New Roman" w:eastAsia="宋体" w:cs="Times New Roman"/>
          <w:b w:val="0"/>
          <w:bCs w:val="0"/>
          <w:i w:val="0"/>
          <w:iCs w:val="0"/>
          <w:caps w:val="0"/>
          <w:color w:val="auto"/>
          <w:spacing w:val="0"/>
          <w:sz w:val="18"/>
          <w:szCs w:val="18"/>
          <w:highlight w:val="none"/>
          <w:shd w:val="clear" w:fill="FFFFFF"/>
        </w:rPr>
        <w:t>折线图展示 “预测客流 vs 实际客流”，辅助判断模型可信度；影响因素分析</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可用</w:t>
      </w:r>
      <w:r>
        <w:rPr>
          <w:rFonts w:hint="default" w:ascii="Times New Roman" w:hAnsi="Times New Roman" w:eastAsia="宋体" w:cs="Times New Roman"/>
          <w:b w:val="0"/>
          <w:bCs w:val="0"/>
          <w:i w:val="0"/>
          <w:iCs w:val="0"/>
          <w:caps w:val="0"/>
          <w:color w:val="auto"/>
          <w:spacing w:val="0"/>
          <w:sz w:val="18"/>
          <w:szCs w:val="18"/>
          <w:highlight w:val="none"/>
          <w:shd w:val="clear" w:fill="FFFFFF"/>
        </w:rPr>
        <w:t>饼图量化各因子贡献（如 “历史数据” 占比最高，体现复游率特征）；</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而</w:t>
      </w:r>
      <w:r>
        <w:rPr>
          <w:rFonts w:hint="default" w:ascii="Times New Roman" w:hAnsi="Times New Roman" w:eastAsia="宋体" w:cs="Times New Roman"/>
          <w:b w:val="0"/>
          <w:bCs w:val="0"/>
          <w:i w:val="0"/>
          <w:iCs w:val="0"/>
          <w:caps w:val="0"/>
          <w:color w:val="auto"/>
          <w:spacing w:val="0"/>
          <w:sz w:val="18"/>
          <w:szCs w:val="18"/>
          <w:highlight w:val="none"/>
          <w:shd w:val="clear" w:fill="FFFFFF"/>
        </w:rPr>
        <w:t>时段分布</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则用</w:t>
      </w:r>
      <w:r>
        <w:rPr>
          <w:rFonts w:hint="default" w:ascii="Times New Roman" w:hAnsi="Times New Roman" w:eastAsia="宋体" w:cs="Times New Roman"/>
          <w:b w:val="0"/>
          <w:bCs w:val="0"/>
          <w:i w:val="0"/>
          <w:iCs w:val="0"/>
          <w:caps w:val="0"/>
          <w:color w:val="auto"/>
          <w:spacing w:val="0"/>
          <w:sz w:val="18"/>
          <w:szCs w:val="18"/>
          <w:highlight w:val="none"/>
          <w:shd w:val="clear" w:fill="FFFFFF"/>
        </w:rPr>
        <w:t>柱状图展示每日峰值（如 14:00-16:00），指导错峰出行。</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最后可得出</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决策建议</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有</w:t>
      </w:r>
      <w:r>
        <w:rPr>
          <w:rFonts w:hint="default" w:ascii="Times New Roman" w:hAnsi="Times New Roman" w:eastAsia="宋体" w:cs="Times New Roman"/>
          <w:b w:val="0"/>
          <w:bCs w:val="0"/>
          <w:i w:val="0"/>
          <w:iCs w:val="0"/>
          <w:caps w:val="0"/>
          <w:color w:val="auto"/>
          <w:spacing w:val="0"/>
          <w:sz w:val="18"/>
          <w:szCs w:val="18"/>
          <w:highlight w:val="none"/>
          <w:shd w:val="clear" w:fill="FFFFFF"/>
        </w:rPr>
        <w:t>峰值预警（如 “7 月 11 日达峰值 8</w:t>
      </w:r>
      <w:ins w:id="530" w:author="bjb" w:date="2026-04-02T16:10:2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 xml:space="preserve"> </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500 人次”）、平均客流（如 “4</w:t>
      </w:r>
      <w:ins w:id="531" w:author="bjb" w:date="2026-04-02T16:10:29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 xml:space="preserve"> </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200 人次 / 日”）；避峰建议（如 “7 月 15-16 日周末可能拥堵，建议上午 10 点前 / 下午 5 点后出行”），结合夏季 “早晚凉爽” 气候提升实用性。</w:t>
      </w:r>
      <w:bookmarkStart w:id="10" w:name="_Ref4948"/>
    </w:p>
    <w:p w14:paraId="47AD0F12">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Fonts w:hint="default" w:ascii="Times New Roman" w:hAnsi="Times New Roman" w:eastAsia="宋体" w:cs="Times New Roman"/>
          <w:b w:val="0"/>
          <w:bCs w:val="0"/>
          <w:color w:val="auto"/>
          <w:sz w:val="18"/>
          <w:szCs w:val="18"/>
          <w:highlight w:val="none"/>
          <w:shd w:val="clear" w:color="auto" w:fill="auto"/>
          <w:lang w:eastAsia="zh"/>
        </w:rPr>
        <w:drawing>
          <wp:inline distT="0" distB="0" distL="114300" distR="114300">
            <wp:extent cx="6851650" cy="3854450"/>
            <wp:effectExtent l="0" t="0" r="6350"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a:stretch>
                      <a:fillRect/>
                    </a:stretch>
                  </pic:blipFill>
                  <pic:spPr>
                    <a:xfrm>
                      <a:off x="0" y="0"/>
                      <a:ext cx="6851650" cy="3854450"/>
                    </a:xfrm>
                    <a:prstGeom prst="rect">
                      <a:avLst/>
                    </a:prstGeom>
                  </pic:spPr>
                </pic:pic>
              </a:graphicData>
            </a:graphic>
          </wp:inline>
        </w:drawing>
      </w:r>
    </w:p>
    <w:p w14:paraId="1EBF2B86">
      <w:pPr>
        <w:pageBreakBefore w:val="0"/>
        <w:widowControl/>
        <w:kinsoku/>
        <w:wordWrap/>
        <w:overflowPunct w:val="0"/>
        <w:topLinePunct w:val="0"/>
        <w:autoSpaceDE w:val="0"/>
        <w:autoSpaceDN w:val="0"/>
        <w:bidi w:val="0"/>
        <w:adjustRightInd w:val="0"/>
        <w:spacing w:line="360" w:lineRule="auto"/>
        <w:ind w:firstLine="360" w:firstLineChars="200"/>
        <w:jc w:val="center"/>
        <w:textAlignment w:val="baseline"/>
        <w:rPr>
          <w:rStyle w:val="20"/>
          <w:rFonts w:hint="default" w:ascii="Times New Roman" w:hAnsi="Times New Roman" w:eastAsia="黑体" w:cs="Times New Roman"/>
          <w:b/>
          <w:bCs/>
          <w:i w:val="0"/>
          <w:iCs w:val="0"/>
          <w:caps w:val="0"/>
          <w:snapToGrid w:val="0"/>
          <w:color w:val="auto"/>
          <w:spacing w:val="0"/>
          <w:kern w:val="0"/>
          <w:sz w:val="18"/>
          <w:szCs w:val="18"/>
          <w:highlight w:val="none"/>
          <w:shd w:val="clear" w:color="auto" w:fill="auto"/>
          <w:lang w:val="en-US" w:eastAsia="zh-CN" w:bidi="ar"/>
          <w:woUserID w:val="5"/>
        </w:rPr>
      </w:pPr>
      <w:r>
        <w:rPr>
          <w:rFonts w:hint="default" w:ascii="Times New Roman" w:hAnsi="Times New Roman" w:cs="Times New Roman"/>
          <w:color w:val="auto"/>
          <w:sz w:val="18"/>
          <w:szCs w:val="18"/>
          <w:highlight w:val="none"/>
        </w:rPr>
        <w:t>图</w:t>
      </w:r>
      <w:del w:id="532" w:author="bjb" w:date="2026-04-02T15:55:46Z">
        <w:r>
          <w:rPr>
            <w:rFonts w:hint="default" w:ascii="Times New Roman" w:hAnsi="Times New Roman" w:cs="Times New Roman"/>
            <w:color w:val="auto"/>
            <w:sz w:val="18"/>
            <w:szCs w:val="18"/>
            <w:highlight w:val="none"/>
            <w:lang w:val="en-US"/>
          </w:rPr>
          <w:delText>4. 3</w:delText>
        </w:r>
        <w:bookmarkEnd w:id="10"/>
      </w:del>
      <w:ins w:id="533" w:author="bjb" w:date="2026-04-02T15:55:46Z">
        <w:r>
          <w:rPr>
            <w:rFonts w:hint="eastAsia" w:ascii="Times New Roman" w:hAnsi="Times New Roman" w:eastAsia="宋体" w:cs="Times New Roman"/>
            <w:color w:val="auto"/>
            <w:sz w:val="18"/>
            <w:szCs w:val="18"/>
            <w:highlight w:val="none"/>
            <w:lang w:val="en-US" w:eastAsia="zh-CN"/>
          </w:rPr>
          <w:t>7</w:t>
        </w:r>
      </w:ins>
      <w:r>
        <w:rPr>
          <w:rFonts w:hint="default" w:ascii="Times New Roman" w:hAnsi="Times New Roman" w:cs="Times New Roman"/>
          <w:b/>
          <w:bCs/>
          <w:color w:val="auto"/>
          <w:sz w:val="18"/>
          <w:szCs w:val="18"/>
          <w:highlight w:val="none"/>
          <w:lang w:val="en-US" w:eastAsia="zh-CN"/>
        </w:rPr>
        <w:t xml:space="preserve"> </w:t>
      </w:r>
      <w:r>
        <w:rPr>
          <w:rFonts w:hint="default" w:ascii="Times New Roman" w:hAnsi="Times New Roman" w:eastAsia="黑体" w:cs="Times New Roman"/>
          <w:b/>
          <w:bCs/>
          <w:color w:val="auto"/>
          <w:sz w:val="18"/>
          <w:szCs w:val="18"/>
          <w:highlight w:val="none"/>
          <w:woUserID w:val="1"/>
        </w:rPr>
        <w:t>梅花山风景区客流预测控制台可视化界面</w:t>
      </w:r>
    </w:p>
    <w:p w14:paraId="3725FC5E">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pPr>
      <w:r>
        <w:rPr>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t xml:space="preserve">（3） </w:t>
      </w:r>
      <w:r>
        <w:rPr>
          <w:rFonts w:hint="default" w:ascii="Times New Roman" w:hAnsi="Times New Roman" w:eastAsia="宋体" w:cs="Times New Roman"/>
          <w:b w:val="0"/>
          <w:bCs w:val="0"/>
          <w:i w:val="0"/>
          <w:iCs w:val="0"/>
          <w:caps w:val="0"/>
          <w:snapToGrid w:val="0"/>
          <w:color w:val="auto"/>
          <w:spacing w:val="0"/>
          <w:kern w:val="2"/>
          <w:sz w:val="18"/>
          <w:szCs w:val="18"/>
          <w:highlight w:val="none"/>
          <w:shd w:val="clear" w:fill="FFFFFF"/>
          <w:lang w:val="en-US" w:eastAsia="zh-CN" w:bidi="ar"/>
        </w:rPr>
        <w:t>业务逻辑</w:t>
      </w:r>
    </w:p>
    <w:p w14:paraId="27A117FE">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ins w:id="535" w:author="bjb" w:date="2026-04-02T16:41:50Z"/>
          <w:rFonts w:ascii="Times New Roman" w:hAnsi="Times New Roman" w:eastAsia="宋体" w:cs="Times New Roman"/>
          <w:color w:val="auto"/>
          <w:sz w:val="18"/>
          <w:szCs w:val="18"/>
          <w:highlight w:val="none"/>
          <w:shd w:val="clear" w:fill="FFFFFF"/>
          <w:lang w:eastAsia="zh-CN"/>
        </w:rPr>
        <w:pPrChange w:id="534" w:author="bjb" w:date="2026-04-02T16:42:00Z">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firstLine="480" w:firstLineChars="200"/>
            <w:jc w:val="both"/>
            <w:textAlignment w:val="baseline"/>
          </w:pPr>
        </w:pPrChange>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由管理员端模型可得</w:t>
      </w:r>
      <w:del w:id="536" w:author="bjb" w:date="2026-04-02T16:12:5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一个方面</w:delText>
        </w:r>
      </w:del>
      <w:ins w:id="537" w:author="bjb" w:date="2026-04-02T16:12:5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出</w:t>
        </w:r>
      </w:ins>
      <w:ins w:id="538" w:author="bjb" w:date="2026-04-02T16:12:5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一条</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串联全模块的数据价值链路</w:t>
      </w:r>
      <w:del w:id="539" w:author="bjb" w:date="2026-04-02T16:13:03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ins w:id="540" w:author="bjb" w:date="2026-04-02T16:13:03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w:t>
      </w:r>
      <w:r>
        <w:rPr>
          <w:rFonts w:hint="default" w:ascii="Times New Roman" w:hAnsi="Times New Roman" w:eastAsia="宋体" w:cs="Times New Roman"/>
          <w:b w:val="0"/>
          <w:bCs w:val="0"/>
          <w:i w:val="0"/>
          <w:iCs w:val="0"/>
          <w:caps w:val="0"/>
          <w:color w:val="auto"/>
          <w:spacing w:val="0"/>
          <w:sz w:val="18"/>
          <w:szCs w:val="18"/>
          <w:highlight w:val="none"/>
          <w:shd w:val="clear" w:fill="FFFFFF"/>
        </w:rPr>
        <w:t>数据输入</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环节，</w:t>
      </w:r>
      <w:r>
        <w:rPr>
          <w:rFonts w:hint="default" w:ascii="Times New Roman" w:hAnsi="Times New Roman" w:eastAsia="宋体" w:cs="Times New Roman"/>
          <w:b w:val="0"/>
          <w:bCs w:val="0"/>
          <w:i w:val="0"/>
          <w:iCs w:val="0"/>
          <w:caps w:val="0"/>
          <w:color w:val="auto"/>
          <w:spacing w:val="0"/>
          <w:sz w:val="18"/>
          <w:szCs w:val="18"/>
          <w:highlight w:val="none"/>
          <w:shd w:val="clear" w:fill="FFFFFF"/>
        </w:rPr>
        <w:t>聚合</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了</w:t>
      </w:r>
      <w:r>
        <w:rPr>
          <w:rFonts w:hint="default" w:ascii="Times New Roman" w:hAnsi="Times New Roman" w:eastAsia="宋体" w:cs="Times New Roman"/>
          <w:b w:val="0"/>
          <w:bCs w:val="0"/>
          <w:i w:val="0"/>
          <w:iCs w:val="0"/>
          <w:caps w:val="0"/>
          <w:color w:val="auto"/>
          <w:spacing w:val="0"/>
          <w:sz w:val="18"/>
          <w:szCs w:val="18"/>
          <w:highlight w:val="none"/>
          <w:shd w:val="clear" w:fill="FFFFFF"/>
        </w:rPr>
        <w:t>实时监控、评价管理、资源管理的多源数据，打破信息孤岛；</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w:t>
      </w:r>
      <w:ins w:id="541" w:author="bjb" w:date="2026-04-02T10:48:4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数据处理</w:t>
        </w:r>
      </w:ins>
      <w:del w:id="542" w:author="bjb" w:date="2026-04-02T10:48:41Z">
        <w:r>
          <w:rPr>
            <w:rFonts w:hint="default" w:ascii="Times New Roman" w:hAnsi="Times New Roman" w:eastAsia="宋体" w:cs="Times New Roman"/>
            <w:b w:val="0"/>
            <w:bCs w:val="0"/>
            <w:i w:val="0"/>
            <w:iCs w:val="0"/>
            <w:caps w:val="0"/>
            <w:color w:val="auto"/>
            <w:spacing w:val="0"/>
            <w:sz w:val="18"/>
            <w:szCs w:val="18"/>
            <w:highlight w:val="none"/>
            <w:shd w:val="clear" w:fill="FFFFFF"/>
          </w:rPr>
          <w:delText>数据处理</w:delText>
        </w:r>
      </w:del>
      <w:del w:id="543" w:author="bjb" w:date="2026-04-02T10:48:4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方</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环节，</w:t>
      </w:r>
      <w:r>
        <w:rPr>
          <w:rFonts w:hint="default" w:ascii="Times New Roman" w:hAnsi="Times New Roman" w:eastAsia="宋体" w:cs="Times New Roman"/>
          <w:b w:val="0"/>
          <w:bCs w:val="0"/>
          <w:i w:val="0"/>
          <w:iCs w:val="0"/>
          <w:caps w:val="0"/>
          <w:color w:val="auto"/>
          <w:spacing w:val="0"/>
          <w:sz w:val="18"/>
          <w:szCs w:val="18"/>
          <w:highlight w:val="none"/>
          <w:shd w:val="clear" w:fill="FFFFFF"/>
        </w:rPr>
        <w:t>通过避暑季客流波动分析、归因分析、预测模型</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挖掘</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其中</w:t>
      </w:r>
      <w:r>
        <w:rPr>
          <w:rFonts w:hint="default" w:ascii="Times New Roman" w:hAnsi="Times New Roman" w:eastAsia="宋体" w:cs="Times New Roman"/>
          <w:b w:val="0"/>
          <w:bCs w:val="0"/>
          <w:i w:val="0"/>
          <w:iCs w:val="0"/>
          <w:caps w:val="0"/>
          <w:color w:val="auto"/>
          <w:spacing w:val="0"/>
          <w:sz w:val="18"/>
          <w:szCs w:val="18"/>
          <w:highlight w:val="none"/>
          <w:shd w:val="clear" w:fill="FFFFFF"/>
        </w:rPr>
        <w:t>规律</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决策输出</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环节，</w:t>
      </w:r>
      <w:r>
        <w:rPr>
          <w:rFonts w:hint="default" w:ascii="Times New Roman" w:hAnsi="Times New Roman" w:eastAsia="宋体" w:cs="Times New Roman"/>
          <w:b w:val="0"/>
          <w:bCs w:val="0"/>
          <w:i w:val="0"/>
          <w:iCs w:val="0"/>
          <w:caps w:val="0"/>
          <w:color w:val="auto"/>
          <w:spacing w:val="0"/>
          <w:sz w:val="18"/>
          <w:szCs w:val="18"/>
          <w:highlight w:val="none"/>
          <w:shd w:val="clear" w:fill="FFFFFF"/>
        </w:rPr>
        <w:t>为数据看板、资源管理、实时监控提供量化依据，支撑 “感知→分析→决策→执行” 闭环。</w:t>
      </w:r>
      <w:ins w:id="544" w:author="bjb" w:date="2026-04-02T16:39:45Z">
        <w:r>
          <w:rPr>
            <w:rFonts w:hint="eastAsia" w:ascii="Times New Roman" w:hAnsi="Times New Roman" w:eastAsia="宋体" w:cs="Times New Roman"/>
            <w:color w:val="auto"/>
            <w:sz w:val="18"/>
            <w:szCs w:val="18"/>
            <w:highlight w:val="none"/>
            <w:shd w:val="clear" w:fill="FFFFFF"/>
            <w:lang w:val="en-US" w:eastAsia="zh-CN" w:bidi="ar-SA"/>
          </w:rPr>
          <w:t>如</w:t>
        </w:r>
      </w:ins>
      <w:ins w:id="545" w:author="bjb" w:date="2026-04-02T16:39:48Z">
        <w:r>
          <w:rPr>
            <w:rFonts w:hint="eastAsia" w:ascii="Times New Roman" w:hAnsi="Times New Roman" w:eastAsia="宋体" w:cs="Times New Roman"/>
            <w:color w:val="auto"/>
            <w:sz w:val="18"/>
            <w:szCs w:val="18"/>
            <w:highlight w:val="none"/>
            <w:shd w:val="clear" w:fill="FFFFFF"/>
            <w:lang w:val="en-US" w:eastAsia="zh-CN" w:bidi="ar-SA"/>
          </w:rPr>
          <w:t>图</w:t>
        </w:r>
      </w:ins>
      <w:ins w:id="546" w:author="bjb" w:date="2026-04-02T16:39:42Z">
        <w:r>
          <w:rPr>
            <w:rFonts w:hint="eastAsia" w:ascii="Times New Roman" w:hAnsi="Times New Roman" w:eastAsia="宋体" w:cs="Times New Roman"/>
            <w:color w:val="auto"/>
            <w:sz w:val="18"/>
            <w:szCs w:val="18"/>
            <w:highlight w:val="none"/>
            <w:shd w:val="clear" w:fill="FFFFFF"/>
            <w:lang w:val="en-US" w:eastAsia="zh-CN" w:bidi="ar-SA"/>
          </w:rPr>
          <w:t>8所示</w:t>
        </w:r>
      </w:ins>
      <w:ins w:id="547" w:author="bjb" w:date="2026-04-02T16:39:42Z">
        <w:r>
          <w:rPr>
            <w:rFonts w:ascii="Times New Roman" w:hAnsi="Times New Roman" w:eastAsia="宋体" w:cs="Times New Roman"/>
            <w:color w:val="auto"/>
            <w:sz w:val="18"/>
            <w:szCs w:val="18"/>
            <w:highlight w:val="none"/>
            <w:shd w:val="clear" w:fill="FFFFFF"/>
            <w:lang w:bidi="ar-SA"/>
          </w:rPr>
          <w:t>，</w:t>
        </w:r>
      </w:ins>
      <w:ins w:id="548" w:author="bjb" w:date="2026-04-02T16:40:38Z">
        <w:r>
          <w:rPr>
            <w:rFonts w:hint="eastAsia" w:ascii="Times New Roman" w:hAnsi="Times New Roman" w:eastAsia="宋体" w:cs="Times New Roman"/>
            <w:color w:val="auto"/>
            <w:sz w:val="18"/>
            <w:szCs w:val="18"/>
            <w:highlight w:val="none"/>
            <w:shd w:val="clear" w:fill="FFFFFF"/>
            <w:lang w:val="en-US" w:eastAsia="zh-CN" w:bidi="ar-SA"/>
          </w:rPr>
          <w:t>在</w:t>
        </w:r>
      </w:ins>
      <w:ins w:id="549" w:author="bjb" w:date="2026-04-02T16:40:05Z">
        <w:r>
          <w:rPr>
            <w:rFonts w:hint="eastAsia" w:ascii="Times New Roman" w:hAnsi="Times New Roman" w:eastAsia="宋体" w:cs="Times New Roman"/>
            <w:color w:val="auto"/>
            <w:sz w:val="18"/>
            <w:szCs w:val="18"/>
            <w:highlight w:val="none"/>
            <w:shd w:val="clear" w:fill="FFFFFF"/>
            <w:lang w:val="en-US" w:eastAsia="zh-CN"/>
          </w:rPr>
          <w:t>数据</w:t>
        </w:r>
      </w:ins>
      <w:ins w:id="550" w:author="bjb" w:date="2026-04-02T16:40:07Z">
        <w:r>
          <w:rPr>
            <w:rFonts w:hint="eastAsia" w:ascii="Times New Roman" w:hAnsi="Times New Roman" w:eastAsia="宋体" w:cs="Times New Roman"/>
            <w:color w:val="auto"/>
            <w:sz w:val="18"/>
            <w:szCs w:val="18"/>
            <w:highlight w:val="none"/>
            <w:shd w:val="clear" w:fill="FFFFFF"/>
            <w:lang w:val="en-US" w:eastAsia="zh-CN"/>
          </w:rPr>
          <w:t>分析</w:t>
        </w:r>
      </w:ins>
      <w:ins w:id="551" w:author="bjb" w:date="2026-04-02T16:40:09Z">
        <w:r>
          <w:rPr>
            <w:rFonts w:hint="eastAsia" w:ascii="Times New Roman" w:hAnsi="Times New Roman" w:eastAsia="宋体" w:cs="Times New Roman"/>
            <w:color w:val="auto"/>
            <w:sz w:val="18"/>
            <w:szCs w:val="18"/>
            <w:highlight w:val="none"/>
            <w:shd w:val="clear" w:fill="FFFFFF"/>
            <w:lang w:val="en-US" w:eastAsia="zh-CN"/>
          </w:rPr>
          <w:t>与</w:t>
        </w:r>
      </w:ins>
      <w:ins w:id="552" w:author="bjb" w:date="2026-04-02T16:40:11Z">
        <w:r>
          <w:rPr>
            <w:rFonts w:hint="eastAsia" w:ascii="Times New Roman" w:hAnsi="Times New Roman" w:eastAsia="宋体" w:cs="Times New Roman"/>
            <w:color w:val="auto"/>
            <w:sz w:val="18"/>
            <w:szCs w:val="18"/>
            <w:highlight w:val="none"/>
            <w:shd w:val="clear" w:fill="FFFFFF"/>
            <w:lang w:val="en-US" w:eastAsia="zh-CN"/>
          </w:rPr>
          <w:t>监控</w:t>
        </w:r>
      </w:ins>
      <w:ins w:id="553" w:author="bjb" w:date="2026-04-02T16:40:15Z">
        <w:r>
          <w:rPr>
            <w:rFonts w:hint="eastAsia" w:ascii="Times New Roman" w:hAnsi="Times New Roman" w:eastAsia="宋体" w:cs="Times New Roman"/>
            <w:color w:val="auto"/>
            <w:sz w:val="18"/>
            <w:szCs w:val="18"/>
            <w:highlight w:val="none"/>
            <w:shd w:val="clear" w:fill="FFFFFF"/>
            <w:lang w:val="en-US" w:eastAsia="zh-CN"/>
          </w:rPr>
          <w:t>页面</w:t>
        </w:r>
      </w:ins>
      <w:ins w:id="554" w:author="bjb" w:date="2026-04-02T16:40:17Z">
        <w:r>
          <w:rPr>
            <w:rFonts w:hint="eastAsia" w:ascii="Times New Roman" w:hAnsi="Times New Roman" w:eastAsia="宋体" w:cs="Times New Roman"/>
            <w:color w:val="auto"/>
            <w:sz w:val="18"/>
            <w:szCs w:val="18"/>
            <w:highlight w:val="none"/>
            <w:shd w:val="clear" w:fill="FFFFFF"/>
            <w:lang w:val="en-US" w:eastAsia="zh-CN"/>
          </w:rPr>
          <w:t>中</w:t>
        </w:r>
      </w:ins>
      <w:ins w:id="555" w:author="bjb" w:date="2026-04-02T16:40:47Z">
        <w:r>
          <w:rPr>
            <w:rFonts w:hint="eastAsia" w:ascii="Times New Roman" w:hAnsi="Times New Roman" w:eastAsia="宋体" w:cs="Times New Roman"/>
            <w:color w:val="auto"/>
            <w:sz w:val="18"/>
            <w:szCs w:val="18"/>
            <w:highlight w:val="none"/>
            <w:shd w:val="clear" w:fill="FFFFFF"/>
            <w:lang w:eastAsia="zh-CN"/>
          </w:rPr>
          <w:t>，</w:t>
        </w:r>
      </w:ins>
      <w:ins w:id="556" w:author="bjb" w:date="2026-04-02T16:40:48Z">
        <w:r>
          <w:rPr>
            <w:rFonts w:hint="eastAsia" w:ascii="Times New Roman" w:hAnsi="Times New Roman" w:eastAsia="宋体" w:cs="Times New Roman"/>
            <w:color w:val="auto"/>
            <w:sz w:val="18"/>
            <w:szCs w:val="18"/>
            <w:highlight w:val="none"/>
            <w:shd w:val="clear" w:fill="FFFFFF"/>
            <w:lang w:val="en-US" w:eastAsia="zh-CN"/>
          </w:rPr>
          <w:t>数据</w:t>
        </w:r>
      </w:ins>
      <w:ins w:id="557" w:author="bjb" w:date="2026-04-02T16:40:49Z">
        <w:r>
          <w:rPr>
            <w:rFonts w:hint="eastAsia" w:ascii="Times New Roman" w:hAnsi="Times New Roman" w:eastAsia="宋体" w:cs="Times New Roman"/>
            <w:color w:val="auto"/>
            <w:sz w:val="18"/>
            <w:szCs w:val="18"/>
            <w:highlight w:val="none"/>
            <w:shd w:val="clear" w:fill="FFFFFF"/>
            <w:lang w:val="en-US" w:eastAsia="zh-CN"/>
          </w:rPr>
          <w:t>分析</w:t>
        </w:r>
      </w:ins>
      <w:ins w:id="558" w:author="bjb" w:date="2026-04-02T16:41:01Z">
        <w:r>
          <w:rPr>
            <w:rFonts w:hint="eastAsia" w:ascii="Times New Roman" w:hAnsi="Times New Roman" w:eastAsia="宋体" w:cs="Times New Roman"/>
            <w:color w:val="auto"/>
            <w:sz w:val="18"/>
            <w:szCs w:val="18"/>
            <w:highlight w:val="none"/>
            <w:shd w:val="clear" w:fill="FFFFFF"/>
            <w:lang w:val="en-US" w:eastAsia="zh-CN"/>
          </w:rPr>
          <w:t>模</w:t>
        </w:r>
      </w:ins>
      <w:ins w:id="559" w:author="bjb" w:date="2026-04-02T16:41:28Z">
        <w:r>
          <w:rPr>
            <w:rFonts w:ascii="Times New Roman" w:hAnsi="Times New Roman" w:eastAsia="宋体" w:cs="Times New Roman"/>
            <w:color w:val="auto"/>
            <w:sz w:val="18"/>
            <w:szCs w:val="18"/>
            <w:highlight w:val="none"/>
            <w:shd w:val="clear" w:fill="FFFFFF"/>
            <w:lang w:eastAsia="zh-CN"/>
          </w:rPr>
          <w:t>块</w:t>
        </w:r>
      </w:ins>
      <w:ins w:id="560" w:author="bjb" w:date="2026-04-02T16:39:42Z">
        <w:r>
          <w:rPr>
            <w:rFonts w:ascii="Times New Roman" w:hAnsi="Times New Roman" w:eastAsia="宋体" w:cs="Times New Roman"/>
            <w:color w:val="auto"/>
            <w:sz w:val="18"/>
            <w:szCs w:val="18"/>
            <w:highlight w:val="none"/>
            <w:shd w:val="clear" w:fill="FFFFFF"/>
            <w:lang w:eastAsia="zh-CN"/>
          </w:rPr>
          <w:t>展示近一月总游客量 45</w:t>
        </w:r>
      </w:ins>
      <w:ins w:id="561" w:author="bjb" w:date="2026-04-02T16:41:05Z">
        <w:r>
          <w:rPr>
            <w:rFonts w:hint="eastAsia" w:ascii="Times New Roman" w:hAnsi="Times New Roman" w:eastAsia="宋体" w:cs="Times New Roman"/>
            <w:color w:val="auto"/>
            <w:sz w:val="18"/>
            <w:szCs w:val="18"/>
            <w:highlight w:val="none"/>
            <w:shd w:val="clear" w:fill="FFFFFF"/>
            <w:lang w:val="en-US" w:eastAsia="zh-CN"/>
          </w:rPr>
          <w:t xml:space="preserve"> </w:t>
        </w:r>
      </w:ins>
      <w:ins w:id="562" w:author="bjb" w:date="2026-04-02T16:39:42Z">
        <w:r>
          <w:rPr>
            <w:rFonts w:ascii="Times New Roman" w:hAnsi="Times New Roman" w:eastAsia="宋体" w:cs="Times New Roman"/>
            <w:color w:val="auto"/>
            <w:sz w:val="18"/>
            <w:szCs w:val="18"/>
            <w:highlight w:val="none"/>
            <w:shd w:val="clear" w:fill="FFFFFF"/>
            <w:lang w:eastAsia="zh-CN"/>
          </w:rPr>
          <w:t>628 人次（同比增长 12.5%）、总收入 235.68 万元（同比增长 8.3%），实时监控模块呈现中心广场 “人群密度过高” 异常警报、入口摄像头设备状态等；通过游客停留时间分析（平均 3.2 小时）、消费行为预测，指导人力调配与设施优化。</w:t>
        </w:r>
      </w:ins>
    </w:p>
    <w:p w14:paraId="0EFEEB4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ascii="Times New Roman" w:hAnsi="Times New Roman" w:eastAsia="宋体" w:cs="Times New Roman"/>
          <w:b w:val="0"/>
          <w:bCs w:val="0"/>
          <w:color w:val="auto"/>
          <w:sz w:val="18"/>
          <w:szCs w:val="18"/>
          <w:highlight w:val="none"/>
          <w:shd w:val="clear" w:color="auto" w:fill="auto"/>
          <w:lang w:val="en-US" w:eastAsia="zh-CN"/>
        </w:rPr>
        <w:pPrChange w:id="563" w:author="bjb" w:date="2026-04-02T16:42:00Z">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firstLine="480" w:firstLineChars="200"/>
            <w:jc w:val="both"/>
            <w:textAlignment w:val="baseline"/>
          </w:pPr>
        </w:pPrChange>
      </w:pPr>
      <w:del w:id="564" w:author="bjb" w:date="2026-04-02T16:14:1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另一方面</w:delText>
        </w:r>
      </w:del>
      <w:ins w:id="565" w:author="bjb" w:date="2026-04-02T16:14:13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此外，</w:t>
        </w:r>
      </w:ins>
      <w:ins w:id="566" w:author="bjb" w:date="2026-04-02T16:14:1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该模型</w:t>
        </w:r>
      </w:ins>
      <w:ins w:id="567" w:author="bjb" w:date="2026-04-02T16:14:2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着力</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破解旅游行业核心痛点</w:t>
      </w:r>
      <w:del w:id="568" w:author="bjb" w:date="2026-04-02T16:14:23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ins w:id="569" w:author="bjb" w:date="2026-04-02T16:14:23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针对六盘水 “季节性极强</w:t>
      </w:r>
      <w:del w:id="570" w:author="bjb" w:date="2026-04-02T16:14:29Z">
        <w:r>
          <w:rPr>
            <w:rFonts w:hint="default" w:ascii="Times New Roman" w:hAnsi="Times New Roman" w:eastAsia="宋体" w:cs="Times New Roman"/>
            <w:b w:val="0"/>
            <w:bCs w:val="0"/>
            <w:i w:val="0"/>
            <w:iCs w:val="0"/>
            <w:caps w:val="0"/>
            <w:color w:val="auto"/>
            <w:spacing w:val="0"/>
            <w:sz w:val="18"/>
            <w:szCs w:val="18"/>
            <w:highlight w:val="none"/>
            <w:shd w:val="clear" w:fill="FFFFFF"/>
          </w:rPr>
          <w:delText>”“</w:delText>
        </w:r>
      </w:del>
      <w:ins w:id="571" w:author="bjb" w:date="2026-04-02T16:14:29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资源分散” </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Fonts w:hint="default" w:ascii="Times New Roman" w:hAnsi="Times New Roman" w:eastAsia="宋体" w:cs="Times New Roman"/>
          <w:b w:val="0"/>
          <w:bCs w:val="0"/>
          <w:i w:val="0"/>
          <w:iCs w:val="0"/>
          <w:caps w:val="0"/>
          <w:color w:val="auto"/>
          <w:spacing w:val="0"/>
          <w:sz w:val="18"/>
          <w:szCs w:val="18"/>
          <w:highlight w:val="none"/>
          <w:shd w:val="clear" w:fill="FFFFFF"/>
        </w:rPr>
        <w:t>特点</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ins w:id="572" w:author="bjb" w:date="2026-04-02T16:14:3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系统</w:t>
        </w:r>
      </w:ins>
      <w:ins w:id="573" w:author="bjb" w:date="2026-04-02T16:14:3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可</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预测 7-8 月避暑</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Fonts w:hint="default" w:ascii="Times New Roman" w:hAnsi="Times New Roman" w:eastAsia="宋体" w:cs="Times New Roman"/>
          <w:b w:val="0"/>
          <w:bCs w:val="0"/>
          <w:i w:val="0"/>
          <w:iCs w:val="0"/>
          <w:caps w:val="0"/>
          <w:color w:val="auto"/>
          <w:spacing w:val="0"/>
          <w:sz w:val="18"/>
          <w:szCs w:val="18"/>
          <w:highlight w:val="none"/>
          <w:shd w:val="clear" w:fill="FFFFFF"/>
        </w:rPr>
        <w:t>客流峰值</w:t>
      </w:r>
      <w:del w:id="574" w:author="bjb" w:date="2026-04-02T16:14:45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ins w:id="575" w:author="bjb" w:date="2026-04-02T16:14:45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如梅花山周末高峰</w:t>
      </w:r>
      <w:ins w:id="576" w:author="bjb" w:date="2026-04-02T16:14:48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w:t>
      </w:r>
      <w:ins w:id="577" w:author="bjb" w:date="2026-04-02T16:14:5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据此</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指导人力调配、设施扩容</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del w:id="578" w:author="bjb" w:date="2026-04-02T16:15:09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从而达到</w:delText>
        </w:r>
      </w:del>
      <w:ins w:id="579" w:author="bjb" w:date="2026-04-02T16:15:1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实现</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客流错峰</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ins w:id="580" w:author="bjb" w:date="2026-04-02T16:15:16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通过</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拆解 “门票 + 餐饮 + 衍生品” </w:t>
      </w:r>
      <w:ins w:id="581" w:author="bjb" w:date="2026-04-02T16:15:27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收入</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结构，</w:t>
      </w:r>
      <w:del w:id="582" w:author="bjb" w:date="2026-04-02T16:15:3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rPr>
          <w:delText>发现</w:delText>
        </w:r>
      </w:del>
      <w:ins w:id="583" w:author="bjb" w:date="2026-04-02T16:15:3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识别</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 “门票占比过高” 问题，反</w:t>
      </w:r>
      <w:ins w:id="584" w:author="bjb" w:date="2026-04-02T16:15:5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向</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推</w:t>
      </w:r>
      <w:ins w:id="585" w:author="bjb" w:date="2026-04-02T16:15:54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动</w:t>
        </w:r>
      </w:ins>
      <w:del w:id="586" w:author="bjb" w:date="2026-04-02T16:15:59Z">
        <w:r>
          <w:rPr>
            <w:rFonts w:hint="default" w:ascii="Times New Roman" w:hAnsi="Times New Roman" w:eastAsia="宋体" w:cs="Times New Roman"/>
            <w:b w:val="0"/>
            <w:bCs w:val="0"/>
            <w:i w:val="0"/>
            <w:iCs w:val="0"/>
            <w:caps w:val="0"/>
            <w:color w:val="auto"/>
            <w:spacing w:val="0"/>
            <w:sz w:val="18"/>
            <w:szCs w:val="18"/>
            <w:highlight w:val="none"/>
            <w:shd w:val="clear" w:fill="FFFFFF"/>
          </w:rPr>
          <w:delText>设计</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特色衍生品</w:t>
      </w:r>
      <w:ins w:id="587" w:author="bjb" w:date="2026-04-02T16:16:01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的</w:t>
        </w:r>
      </w:ins>
      <w:ins w:id="588" w:author="bjb" w:date="2026-04-02T16:16:02Z">
        <w:r>
          <w:rPr>
            <w:rFonts w:hint="default" w:ascii="Times New Roman" w:hAnsi="Times New Roman" w:eastAsia="宋体" w:cs="Times New Roman"/>
            <w:b w:val="0"/>
            <w:bCs w:val="0"/>
            <w:i w:val="0"/>
            <w:iCs w:val="0"/>
            <w:caps w:val="0"/>
            <w:color w:val="auto"/>
            <w:spacing w:val="0"/>
            <w:sz w:val="18"/>
            <w:szCs w:val="18"/>
            <w:highlight w:val="none"/>
            <w:shd w:val="clear" w:fill="FFFFFF"/>
          </w:rPr>
          <w:t>设计</w:t>
        </w:r>
      </w:ins>
      <w:ins w:id="589" w:author="bjb" w:date="2026-04-02T16:16:0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与</w:t>
        </w:r>
      </w:ins>
      <w:ins w:id="590" w:author="bjb" w:date="2026-04-02T16:16:08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开发</w:t>
        </w:r>
      </w:ins>
      <w:del w:id="591" w:author="bjb" w:date="2026-04-02T16:16:12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ins w:id="592" w:author="bjb" w:date="2026-04-02T16:16:12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如乌蒙大草原文创</w:t>
      </w:r>
      <w:ins w:id="593" w:author="bjb" w:date="2026-04-02T16:16:15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从而达到收入优化</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ins w:id="594" w:author="bjb" w:date="2026-04-02T16:16:4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同时</w:t>
        </w:r>
      </w:ins>
      <w:ins w:id="595" w:author="bjb" w:date="2026-04-02T16:16:41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分</w:t>
      </w:r>
      <w:r>
        <w:rPr>
          <w:rFonts w:hint="default" w:ascii="Times New Roman" w:hAnsi="Times New Roman" w:eastAsia="宋体" w:cs="Times New Roman"/>
          <w:b w:val="0"/>
          <w:bCs w:val="0"/>
          <w:i w:val="0"/>
          <w:iCs w:val="0"/>
          <w:caps w:val="0"/>
          <w:color w:val="auto"/>
          <w:spacing w:val="0"/>
          <w:sz w:val="18"/>
          <w:szCs w:val="18"/>
          <w:highlight w:val="none"/>
          <w:shd w:val="clear" w:fill="FFFFFF"/>
        </w:rPr>
        <w:t>析</w:t>
      </w:r>
      <w:del w:id="596" w:author="bjb" w:date="2026-04-02T16:16:4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出</w:delText>
        </w:r>
      </w:del>
      <w:ins w:id="597" w:author="bjb" w:date="2026-04-02T16:16:45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发现</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35.8%</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Fonts w:hint="default" w:ascii="Times New Roman" w:hAnsi="Times New Roman" w:eastAsia="宋体" w:cs="Times New Roman"/>
          <w:b w:val="0"/>
          <w:bCs w:val="0"/>
          <w:i w:val="0"/>
          <w:iCs w:val="0"/>
          <w:caps w:val="0"/>
          <w:color w:val="auto"/>
          <w:spacing w:val="0"/>
          <w:sz w:val="18"/>
          <w:szCs w:val="18"/>
          <w:highlight w:val="none"/>
          <w:shd w:val="clear" w:fill="FFFFFF"/>
        </w:rPr>
        <w:t>回游率与 “体验深度” 关联，</w:t>
      </w:r>
      <w:ins w:id="598" w:author="bjb" w:date="2026-04-02T16:16:50Z">
        <w:r>
          <w:rPr>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据此</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指导设计多日游产品</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如 “六盘水避暑 3 日环线”。</w:t>
      </w:r>
    </w:p>
    <w:p w14:paraId="10DCDF22">
      <w:pPr>
        <w:pageBreakBefore w:val="0"/>
        <w:widowControl/>
        <w:kinsoku/>
        <w:wordWrap/>
        <w:overflowPunct w:val="0"/>
        <w:topLinePunct w:val="0"/>
        <w:autoSpaceDE w:val="0"/>
        <w:autoSpaceDN w:val="0"/>
        <w:bidi w:val="0"/>
        <w:adjustRightInd w:val="0"/>
        <w:textAlignment w:val="baseline"/>
        <w:rPr>
          <w:rFonts w:hint="default" w:ascii="Times New Roman" w:hAnsi="Times New Roman" w:cs="Times New Roman"/>
          <w:color w:val="auto"/>
          <w:sz w:val="18"/>
          <w:szCs w:val="18"/>
          <w:highlight w:val="none"/>
          <w:lang w:val="en-US" w:eastAsia="zh"/>
        </w:rPr>
      </w:pPr>
    </w:p>
    <w:p w14:paraId="7962451E">
      <w:pPr>
        <w:pageBreakBefore w:val="0"/>
        <w:widowControl/>
        <w:tabs>
          <w:tab w:val="left" w:pos="2209"/>
        </w:tabs>
        <w:kinsoku/>
        <w:wordWrap/>
        <w:overflowPunct w:val="0"/>
        <w:topLinePunct w:val="0"/>
        <w:autoSpaceDE w:val="0"/>
        <w:autoSpaceDN w:val="0"/>
        <w:bidi w:val="0"/>
        <w:adjustRightInd w:val="0"/>
        <w:jc w:val="center"/>
        <w:textAlignment w:val="baseline"/>
        <w:rPr>
          <w:rFonts w:hint="default" w:ascii="Times New Roman" w:hAnsi="Times New Roman" w:eastAsia="宋体" w:cs="Times New Roman"/>
          <w:color w:val="auto"/>
          <w:sz w:val="18"/>
          <w:szCs w:val="18"/>
          <w:highlight w:val="none"/>
          <w:lang w:val="en-US" w:eastAsia="zh-CN"/>
        </w:rPr>
      </w:pPr>
      <w:r>
        <w:rPr>
          <w:rFonts w:hint="default" w:ascii="Times New Roman" w:hAnsi="Times New Roman" w:eastAsia="宋体" w:cs="Times New Roman"/>
          <w:b w:val="0"/>
          <w:bCs w:val="0"/>
          <w:color w:val="auto"/>
          <w:sz w:val="18"/>
          <w:szCs w:val="18"/>
          <w:highlight w:val="none"/>
          <w:shd w:val="clear" w:color="auto" w:fill="auto"/>
          <w:lang w:eastAsia="zh"/>
        </w:rPr>
        <w:drawing>
          <wp:inline distT="0" distB="0" distL="114300" distR="114300">
            <wp:extent cx="5600065" cy="2879725"/>
            <wp:effectExtent l="0" t="0" r="825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5600065" cy="2879725"/>
                    </a:xfrm>
                    <a:prstGeom prst="rect">
                      <a:avLst/>
                    </a:prstGeom>
                  </pic:spPr>
                </pic:pic>
              </a:graphicData>
            </a:graphic>
          </wp:inline>
        </w:drawing>
      </w:r>
    </w:p>
    <w:p w14:paraId="699A7016">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1" w:line="336" w:lineRule="atLeast"/>
        <w:jc w:val="center"/>
        <w:textAlignment w:val="baseline"/>
        <w:rPr>
          <w:rFonts w:hint="default" w:ascii="Times New Roman" w:hAnsi="Times New Roman" w:cs="Times New Roman"/>
          <w:color w:val="auto"/>
          <w:sz w:val="18"/>
          <w:szCs w:val="18"/>
          <w:highlight w:val="none"/>
        </w:rPr>
      </w:pPr>
      <w:r>
        <w:rPr>
          <w:rFonts w:hint="default" w:ascii="Times New Roman" w:hAnsi="Times New Roman" w:eastAsia="宋体" w:cs="Times New Roman"/>
          <w:b w:val="0"/>
          <w:bCs w:val="0"/>
          <w:color w:val="auto"/>
          <w:sz w:val="18"/>
          <w:szCs w:val="18"/>
          <w:highlight w:val="none"/>
          <w:shd w:val="clear" w:color="auto" w:fill="auto"/>
          <w:lang w:eastAsia="zh"/>
        </w:rPr>
        <w:drawing>
          <wp:inline distT="0" distB="0" distL="114300" distR="114300">
            <wp:extent cx="5600065" cy="2879725"/>
            <wp:effectExtent l="0" t="0" r="8255"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5600065" cy="2879725"/>
                    </a:xfrm>
                    <a:prstGeom prst="rect">
                      <a:avLst/>
                    </a:prstGeom>
                  </pic:spPr>
                </pic:pic>
              </a:graphicData>
            </a:graphic>
          </wp:inline>
        </w:drawing>
      </w:r>
    </w:p>
    <w:p w14:paraId="593AD009">
      <w:pPr>
        <w:pStyle w:val="9"/>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60" w:beforeAutospacing="0" w:after="0" w:afterAutospacing="1" w:line="240" w:lineRule="auto"/>
        <w:ind w:left="0" w:leftChars="0" w:right="0" w:rightChars="0" w:firstLine="0" w:firstLineChars="0"/>
        <w:jc w:val="center"/>
        <w:textAlignment w:val="baseline"/>
        <w:rPr>
          <w:rFonts w:hint="default" w:ascii="Times New Roman" w:hAnsi="Times New Roman" w:eastAsia="宋体" w:cs="Times New Roman"/>
          <w:b w:val="0"/>
          <w:bCs w:val="0"/>
          <w:color w:val="auto"/>
          <w:sz w:val="18"/>
          <w:szCs w:val="18"/>
          <w:highlight w:val="none"/>
          <w:shd w:val="clear" w:color="auto" w:fill="auto"/>
          <w:lang w:eastAsia="zh"/>
        </w:rPr>
      </w:pPr>
      <w:bookmarkStart w:id="11" w:name="_Ref5053"/>
      <w:r>
        <w:rPr>
          <w:rFonts w:hint="default" w:ascii="Times New Roman" w:hAnsi="Times New Roman" w:cs="Times New Roman"/>
          <w:color w:val="auto"/>
          <w:sz w:val="18"/>
          <w:szCs w:val="18"/>
          <w:highlight w:val="none"/>
        </w:rPr>
        <w:t>图</w:t>
      </w:r>
      <w:del w:id="599" w:author="bjb" w:date="2026-04-02T16:34:30Z">
        <w:r>
          <w:rPr>
            <w:rFonts w:hint="default" w:ascii="Times New Roman" w:hAnsi="Times New Roman" w:cs="Times New Roman"/>
            <w:color w:val="auto"/>
            <w:sz w:val="18"/>
            <w:szCs w:val="18"/>
            <w:highlight w:val="none"/>
            <w:lang w:val="en-US"/>
          </w:rPr>
          <w:delText>4. 4</w:delText>
        </w:r>
        <w:bookmarkEnd w:id="11"/>
      </w:del>
      <w:ins w:id="600" w:author="bjb" w:date="2026-04-02T16:34:30Z">
        <w:r>
          <w:rPr>
            <w:rFonts w:hint="eastAsia" w:ascii="Times New Roman" w:hAnsi="Times New Roman" w:cs="Times New Roman"/>
            <w:color w:val="auto"/>
            <w:sz w:val="18"/>
            <w:szCs w:val="18"/>
            <w:highlight w:val="none"/>
            <w:lang w:val="en-US" w:eastAsia="zh-CN"/>
          </w:rPr>
          <w:t>8</w:t>
        </w:r>
      </w:ins>
      <w:ins w:id="601" w:author="bjb" w:date="2026-04-02T16:34:31Z">
        <w:r>
          <w:rPr>
            <w:rFonts w:hint="eastAsia" w:ascii="Times New Roman" w:hAnsi="Times New Roman" w:cs="Times New Roman"/>
            <w:color w:val="auto"/>
            <w:sz w:val="18"/>
            <w:szCs w:val="18"/>
            <w:highlight w:val="none"/>
            <w:lang w:val="en-US" w:eastAsia="zh-CN"/>
          </w:rPr>
          <w:t xml:space="preserve"> </w:t>
        </w:r>
      </w:ins>
      <w:r>
        <w:rPr>
          <w:rFonts w:hint="default" w:ascii="Times New Roman" w:hAnsi="Times New Roman" w:eastAsia="宋体" w:cs="Times New Roman"/>
          <w:b/>
          <w:bCs/>
          <w:color w:val="auto"/>
          <w:sz w:val="18"/>
          <w:szCs w:val="18"/>
          <w:highlight w:val="none"/>
          <w:shd w:val="clear" w:color="auto" w:fill="auto"/>
          <w:lang w:val="en-US" w:eastAsia="zh-CN"/>
        </w:rPr>
        <w:t>六盘水旅游平台数据分析与实时监控页面</w:t>
      </w:r>
    </w:p>
    <w:p w14:paraId="726146D6">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spacing w:beforeAutospacing="0" w:afterAutospacing="0" w:line="360" w:lineRule="auto"/>
        <w:ind w:right="0" w:rightChars="0"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pPr>
      <w:r>
        <w:rPr>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t>（4）技术模块</w:t>
      </w:r>
    </w:p>
    <w:p w14:paraId="404B03B3">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1" w:line="360" w:lineRule="auto"/>
        <w:ind w:firstLine="360" w:firstLineChars="200"/>
        <w:jc w:val="both"/>
        <w:textAlignment w:val="baseline"/>
        <w:rPr>
          <w:rFonts w:hint="default" w:ascii="Times New Roman" w:hAnsi="Times New Roman" w:eastAsia="宋体" w:cs="Times New Roman"/>
          <w:color w:val="auto"/>
          <w:sz w:val="18"/>
          <w:szCs w:val="18"/>
          <w:highlight w:val="none"/>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此系统实现了</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rPr>
        <w:t>山地旅游的预测突破</w:t>
      </w: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解决</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了</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传统模型难以适配 “地形复杂导致的非线性波动” </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Fonts w:hint="default" w:ascii="Times New Roman" w:hAnsi="Times New Roman" w:eastAsia="宋体" w:cs="Times New Roman"/>
          <w:b w:val="0"/>
          <w:bCs w:val="0"/>
          <w:i w:val="0"/>
          <w:iCs w:val="0"/>
          <w:caps w:val="0"/>
          <w:color w:val="auto"/>
          <w:spacing w:val="0"/>
          <w:sz w:val="18"/>
          <w:szCs w:val="18"/>
          <w:highlight w:val="none"/>
          <w:shd w:val="clear" w:fill="FFFFFF"/>
        </w:rPr>
        <w:t>问题</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混合模型LSTM</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和</w:t>
      </w:r>
      <w:r>
        <w:rPr>
          <w:rFonts w:hint="default" w:ascii="Times New Roman" w:hAnsi="Times New Roman" w:eastAsia="宋体" w:cs="Times New Roman"/>
          <w:b w:val="0"/>
          <w:bCs w:val="0"/>
          <w:i w:val="0"/>
          <w:iCs w:val="0"/>
          <w:caps w:val="0"/>
          <w:color w:val="auto"/>
          <w:spacing w:val="0"/>
          <w:sz w:val="18"/>
          <w:szCs w:val="18"/>
          <w:highlight w:val="none"/>
          <w:shd w:val="clear" w:fill="FFFFFF"/>
        </w:rPr>
        <w:t>ARIMA</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LSTM 捕捉天气、节庆等非线性因子</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如火把节对客流的突变影响，</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而</w:t>
      </w:r>
      <w:r>
        <w:rPr>
          <w:rFonts w:hint="default" w:ascii="Times New Roman" w:hAnsi="Times New Roman" w:eastAsia="宋体" w:cs="Times New Roman"/>
          <w:b w:val="0"/>
          <w:bCs w:val="0"/>
          <w:i w:val="0"/>
          <w:iCs w:val="0"/>
          <w:caps w:val="0"/>
          <w:color w:val="auto"/>
          <w:spacing w:val="0"/>
          <w:sz w:val="18"/>
          <w:szCs w:val="18"/>
          <w:highlight w:val="none"/>
          <w:shd w:val="clear" w:fill="FFFFFF"/>
        </w:rPr>
        <w:t>ARIMA 拟合长期趋势</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如避暑季逐年增长</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del w:id="602" w:author="bjb" w:date="2026-04-02T16:17:47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分析不同因素对客流的影响</w:t>
      </w:r>
      <w:r>
        <w:rPr>
          <w:rFonts w:hint="default" w:ascii="Times New Roman" w:hAnsi="Times New Roman" w:eastAsia="宋体" w:cs="Times New Roman"/>
          <w:b w:val="0"/>
          <w:bCs w:val="0"/>
          <w:i w:val="0"/>
          <w:iCs w:val="0"/>
          <w:caps w:val="0"/>
          <w:color w:val="auto"/>
          <w:spacing w:val="0"/>
          <w:sz w:val="18"/>
          <w:szCs w:val="18"/>
          <w:highlight w:val="none"/>
          <w:shd w:val="clear" w:fill="FFFFFF"/>
        </w:rPr>
        <w:t>；融入 “六盘水海拔”“夏季温差” 等本地因子</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通过</w:t>
      </w:r>
      <w:r>
        <w:rPr>
          <w:rFonts w:hint="default" w:ascii="Times New Roman" w:hAnsi="Times New Roman" w:eastAsia="宋体" w:cs="Times New Roman"/>
          <w:b w:val="0"/>
          <w:bCs w:val="0"/>
          <w:i w:val="0"/>
          <w:iCs w:val="0"/>
          <w:caps w:val="0"/>
          <w:color w:val="auto"/>
          <w:spacing w:val="0"/>
          <w:sz w:val="18"/>
          <w:szCs w:val="18"/>
          <w:highlight w:val="none"/>
          <w:shd w:val="clear" w:fill="FFFFFF"/>
        </w:rPr>
        <w:t>地域特征</w:t>
      </w:r>
      <w:del w:id="603" w:author="bjb" w:date="2026-04-02T16:17:53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04" w:author="bjb" w:date="2026-04-02T16:17:5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提升预测精度。在可视化创新方面，聚焦于数据价值的直观表达，实现了时空双维度展示与优质交互设计的结合</w:t>
      </w:r>
      <w:ins w:id="605" w:author="bjb" w:date="2026-04-02T16:18:35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del w:id="606" w:author="bjb" w:date="2026-04-02T16:18:36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w:t>
      </w:r>
      <w:r>
        <w:rPr>
          <w:rFonts w:hint="default" w:ascii="Times New Roman" w:hAnsi="Times New Roman" w:eastAsia="宋体" w:cs="Times New Roman"/>
          <w:b w:val="0"/>
          <w:bCs w:val="0"/>
          <w:i w:val="0"/>
          <w:iCs w:val="0"/>
          <w:caps w:val="0"/>
          <w:color w:val="auto"/>
          <w:spacing w:val="0"/>
          <w:sz w:val="18"/>
          <w:szCs w:val="18"/>
          <w:highlight w:val="none"/>
          <w:shd w:val="clear" w:fill="FFFFFF"/>
        </w:rPr>
        <w:t>时间维度上，客流趋势可进行“日</w:t>
      </w:r>
      <w:del w:id="607" w:author="bjb" w:date="2026-04-02T16:18:21Z">
        <w:r>
          <w:rPr>
            <w:rFonts w:hint="default" w:ascii="Times New Roman" w:hAnsi="Times New Roman" w:eastAsia="宋体" w:cs="Times New Roman"/>
            <w:b w:val="0"/>
            <w:bCs w:val="0"/>
            <w:i w:val="0"/>
            <w:iCs w:val="0"/>
            <w:caps w:val="0"/>
            <w:color w:val="auto"/>
            <w:spacing w:val="0"/>
            <w:sz w:val="18"/>
            <w:szCs w:val="18"/>
            <w:highlight w:val="none"/>
            <w:shd w:val="clear" w:fill="FFFFFF"/>
          </w:rPr>
          <w:delText xml:space="preserve"> - </w:delText>
        </w:r>
      </w:del>
      <w:ins w:id="608" w:author="bjb" w:date="2026-04-02T16:18:21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r>
        <w:rPr>
          <w:rFonts w:hint="default" w:ascii="Times New Roman" w:hAnsi="Times New Roman" w:eastAsia="宋体" w:cs="Times New Roman"/>
          <w:b w:val="0"/>
          <w:bCs w:val="0"/>
          <w:i w:val="0"/>
          <w:iCs w:val="0"/>
          <w:caps w:val="0"/>
          <w:color w:val="auto"/>
          <w:spacing w:val="0"/>
          <w:sz w:val="18"/>
          <w:szCs w:val="18"/>
          <w:highlight w:val="none"/>
          <w:shd w:val="clear" w:fill="FFFFFF"/>
        </w:rPr>
        <w:t>周</w:t>
      </w:r>
      <w:ins w:id="609" w:author="bjb" w:date="2026-04-02T16:18:25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w:t>
        </w:r>
      </w:ins>
      <w:del w:id="610" w:author="bjb" w:date="2026-04-02T16:18:25Z">
        <w:r>
          <w:rPr>
            <w:rFonts w:hint="default" w:ascii="Times New Roman" w:hAnsi="Times New Roman" w:eastAsia="宋体" w:cs="Times New Roman"/>
            <w:b w:val="0"/>
            <w:bCs w:val="0"/>
            <w:i w:val="0"/>
            <w:iCs w:val="0"/>
            <w:caps w:val="0"/>
            <w:color w:val="auto"/>
            <w:spacing w:val="0"/>
            <w:sz w:val="18"/>
            <w:szCs w:val="18"/>
            <w:highlight w:val="none"/>
            <w:shd w:val="clear" w:fill="FFFFFF"/>
          </w:rPr>
          <w:delText xml:space="preserve"> - </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rPr>
        <w:t>月”的动态切换，适配“短期波动 + 长期周期”的特征；</w:t>
      </w:r>
      <w:del w:id="611" w:author="bjb" w:date="2026-04-02T16:18:32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而</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在</w:t>
      </w:r>
      <w:r>
        <w:rPr>
          <w:rFonts w:hint="default" w:ascii="Times New Roman" w:hAnsi="Times New Roman" w:eastAsia="宋体" w:cs="Times New Roman"/>
          <w:b w:val="0"/>
          <w:bCs w:val="0"/>
          <w:i w:val="0"/>
          <w:iCs w:val="0"/>
          <w:caps w:val="0"/>
          <w:color w:val="auto"/>
          <w:spacing w:val="0"/>
          <w:sz w:val="18"/>
          <w:szCs w:val="18"/>
          <w:highlight w:val="none"/>
          <w:shd w:val="clear" w:fill="FFFFFF"/>
        </w:rPr>
        <w:t>空间维度中，收入分析与景点热力图相关联，例如梅花山收入高但游客停留时间短，能借此提示服务优化方向；同时，交互设计支持“指标下钻”，比如点击“回游率”可直接跳转到复购用户的反馈页面，进一步强化了数据洞察的深度。</w:t>
      </w:r>
    </w:p>
    <w:p w14:paraId="0FCB6EC0">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pacing w:before="48" w:beforeAutospacing="0" w:after="0" w:afterAutospacing="1" w:line="240" w:lineRule="auto"/>
        <w:jc w:val="both"/>
        <w:textAlignment w:val="baseline"/>
        <w:rPr>
          <w:del w:id="612" w:author="bjb" w:date="2026-04-02T16:20:14Z"/>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pPr>
      <w:del w:id="613"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delText xml:space="preserve">4.2.3.1 </w:delText>
        </w:r>
      </w:del>
      <w:del w:id="614"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delText>首页</w:delText>
        </w:r>
      </w:del>
    </w:p>
    <w:p w14:paraId="0D26BE07">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ind w:firstLine="360" w:firstLineChars="200"/>
        <w:jc w:val="both"/>
        <w:textAlignment w:val="baseline"/>
        <w:rPr>
          <w:del w:id="615" w:author="bjb" w:date="2026-04-02T16:20:14Z"/>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pPr>
      <w:del w:id="616" w:author="bjb" w:date="2026-04-02T16:20:14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模型主要</w:delText>
        </w:r>
      </w:del>
      <w:del w:id="617"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 xml:space="preserve">通过 “指标聚合 + 趋势可视化” </w:delText>
        </w:r>
      </w:del>
      <w:del w:id="618"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w:delText>
        </w:r>
      </w:del>
      <w:del w:id="619"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实现平台生态实时感知：</w:delText>
        </w:r>
      </w:del>
      <w:del w:id="620" w:author="bjb" w:date="2026-04-02T16:20:14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一方面通过</w:delText>
        </w:r>
      </w:del>
      <w:del w:id="621"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展示平台用户</w:delText>
        </w:r>
      </w:del>
      <w:del w:id="622"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数</w:delText>
        </w:r>
      </w:del>
      <w:del w:id="623"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、收入、商户数、景区</w:delText>
        </w:r>
      </w:del>
      <w:del w:id="624"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数等</w:delText>
        </w:r>
      </w:del>
      <w:del w:id="625"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w:delText>
        </w:r>
      </w:del>
      <w:del w:id="626"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w:delText>
        </w:r>
      </w:del>
      <w:del w:id="627"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反映生态规模与趋势</w:delText>
        </w:r>
      </w:del>
      <w:del w:id="628"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29"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如用户数月增 8.3% 但收入增 6.5%，暴露客单价下滑风险</w:delText>
        </w:r>
      </w:del>
      <w:del w:id="630"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31"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实现了</w:delText>
        </w:r>
      </w:del>
      <w:del w:id="632"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生态规模量化</w:delText>
        </w:r>
      </w:del>
      <w:del w:id="633"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34"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另一方面</w:delText>
        </w:r>
      </w:del>
      <w:del w:id="635"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融合 “访问量、订单量、转化率” 的时间序列分析，</w:delText>
        </w:r>
      </w:del>
      <w:del w:id="636"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可</w:delText>
        </w:r>
      </w:del>
      <w:del w:id="637"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适配季节性波动</w:delText>
        </w:r>
      </w:del>
      <w:del w:id="638"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39"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如 7 月订单峰值对应避暑季，</w:delText>
        </w:r>
      </w:del>
      <w:del w:id="640"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而</w:delText>
        </w:r>
      </w:del>
      <w:del w:id="641"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12 月低谷反映冬季缺口，辅助判断 “旺季承载力” 与 “淡季营销策略”</w:delText>
        </w:r>
      </w:del>
      <w:del w:id="642"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43"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凸显</w:delText>
        </w:r>
      </w:del>
      <w:del w:id="644"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时空运营趋势</w:delText>
        </w:r>
      </w:del>
      <w:del w:id="645"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46"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为解决</w:delText>
        </w:r>
      </w:del>
      <w:del w:id="647"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热门景区虹吸效应（TOP5 景区占 63% 客流）暴露腰部景区闲置问题，</w:delText>
        </w:r>
      </w:del>
      <w:del w:id="648"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推出</w:delText>
        </w:r>
      </w:del>
      <w:del w:id="649"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生态协同管理</w:delText>
        </w:r>
      </w:del>
      <w:del w:id="650"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del w:id="651"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支撑 “潜力景区扶持计划”</w:delText>
        </w:r>
      </w:del>
      <w:del w:id="652"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和</w:delText>
        </w:r>
      </w:del>
      <w:del w:id="653"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rPr>
          <w:delText>待办事项闭环商户审核、投诉处理等，构建 “准入 - 运营 - 反馈” 链条</w:delText>
        </w:r>
      </w:del>
      <w:del w:id="654"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delText>。</w:delText>
        </w:r>
      </w:del>
    </w:p>
    <w:p w14:paraId="6EA9DCDE">
      <w:pPr>
        <w:keepNext w:val="0"/>
        <w:keepLines w:val="0"/>
        <w:pageBreakBefore w:val="0"/>
        <w:widowControl/>
        <w:numPr>
          <w:ilvl w:val="0"/>
          <w:numId w:val="0"/>
        </w:numPr>
        <w:suppressLineNumbers w:val="0"/>
        <w:pBdr>
          <w:left w:val="none" w:color="auto" w:sz="0" w:space="0"/>
        </w:pBdr>
        <w:kinsoku/>
        <w:wordWrap/>
        <w:overflowPunct w:val="0"/>
        <w:topLinePunct w:val="0"/>
        <w:autoSpaceDE w:val="0"/>
        <w:autoSpaceDN w:val="0"/>
        <w:bidi w:val="0"/>
        <w:adjustRightInd w:val="0"/>
        <w:snapToGrid w:val="0"/>
        <w:spacing w:beforeAutospacing="0" w:after="0" w:afterAutospacing="0" w:line="360" w:lineRule="auto"/>
        <w:jc w:val="both"/>
        <w:textAlignment w:val="baseline"/>
        <w:rPr>
          <w:del w:id="655" w:author="bjb" w:date="2026-04-02T16:20:14Z"/>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pPr>
      <w:del w:id="656"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color="auto" w:fill="auto"/>
            <w:lang w:val="en-US" w:eastAsia="zh-CN"/>
            <w:woUserID w:val="5"/>
          </w:rPr>
          <w:delText xml:space="preserve">4.2.3.2 </w:delText>
        </w:r>
      </w:del>
      <w:del w:id="657" w:author="bjb" w:date="2026-04-02T16:20:14Z">
        <w:r>
          <w:rPr>
            <w:rFonts w:hint="default" w:ascii="Times New Roman" w:hAnsi="Times New Roman" w:eastAsia="宋体" w:cs="Times New Roman"/>
            <w:b w:val="0"/>
            <w:bCs w:val="0"/>
            <w:i w:val="0"/>
            <w:iCs w:val="0"/>
            <w:caps w:val="0"/>
            <w:color w:val="auto"/>
            <w:spacing w:val="0"/>
            <w:sz w:val="18"/>
            <w:szCs w:val="18"/>
            <w:highlight w:val="none"/>
            <w:shd w:val="clear" w:color="auto" w:fill="auto"/>
            <w:woUserID w:val="5"/>
          </w:rPr>
          <w:delText>数据中心</w:delText>
        </w:r>
      </w:del>
    </w:p>
    <w:p w14:paraId="57B66537">
      <w:pPr>
        <w:keepNext w:val="0"/>
        <w:keepLines w:val="0"/>
        <w:pageBreakBefore w:val="0"/>
        <w:widowControl/>
        <w:kinsoku/>
        <w:wordWrap/>
        <w:overflowPunct w:val="0"/>
        <w:topLinePunct w:val="0"/>
        <w:autoSpaceDE w:val="0"/>
        <w:autoSpaceDN w:val="0"/>
        <w:bidi w:val="0"/>
        <w:adjustRightInd w:val="0"/>
        <w:snapToGrid w:val="0"/>
        <w:spacing w:afterAutospacing="0" w:line="360" w:lineRule="auto"/>
        <w:ind w:firstLine="360" w:firstLineChars="200"/>
        <w:jc w:val="both"/>
        <w:textAlignment w:val="baseline"/>
        <w:rPr>
          <w:del w:id="658" w:author="bjb" w:date="2026-04-02T16:20:14Z"/>
          <w:rFonts w:hint="default" w:ascii="Times New Roman" w:hAnsi="Times New Roman" w:cs="Times New Roman" w:eastAsiaTheme="minorEastAsia"/>
          <w:b w:val="0"/>
          <w:bCs w:val="0"/>
          <w:i w:val="0"/>
          <w:iCs w:val="0"/>
          <w:caps w:val="0"/>
          <w:color w:val="auto"/>
          <w:spacing w:val="0"/>
          <w:sz w:val="18"/>
          <w:szCs w:val="18"/>
          <w:highlight w:val="none"/>
          <w:shd w:val="clear" w:fill="FFFFFF"/>
        </w:rPr>
      </w:pPr>
      <w:del w:id="659" w:author="bjb" w:date="2026-04-02T16:20:14Z">
        <w:r>
          <w:rPr>
            <w:rFonts w:hint="default" w:ascii="Times New Roman" w:hAnsi="Times New Roman" w:cs="Times New Roman" w:eastAsiaTheme="minorEastAsia"/>
            <w:i w:val="0"/>
            <w:iCs w:val="0"/>
            <w:caps w:val="0"/>
            <w:snapToGrid w:val="0"/>
            <w:color w:val="auto"/>
            <w:spacing w:val="0"/>
            <w:kern w:val="0"/>
            <w:sz w:val="18"/>
            <w:szCs w:val="18"/>
            <w:highlight w:val="none"/>
            <w:shd w:val="clear" w:color="auto" w:fill="auto"/>
            <w:lang w:val="en-US" w:eastAsia="zh-CN" w:bidi="ar"/>
            <w:woUserID w:val="5"/>
          </w:rPr>
          <w:delText>数据中心通过</w:delText>
        </w:r>
      </w:del>
      <w:del w:id="660" w:author="bjb" w:date="2026-04-02T16:20:14Z">
        <w:r>
          <w:rPr>
            <w:rStyle w:val="20"/>
            <w:rFonts w:hint="default" w:ascii="Times New Roman" w:hAnsi="Times New Roman" w:cs="Times New Roman" w:eastAsiaTheme="minorEastAsia"/>
            <w:b w:val="0"/>
            <w:bCs w:val="0"/>
            <w:i w:val="0"/>
            <w:iCs w:val="0"/>
            <w:caps w:val="0"/>
            <w:snapToGrid w:val="0"/>
            <w:color w:val="auto"/>
            <w:spacing w:val="0"/>
            <w:kern w:val="0"/>
            <w:sz w:val="18"/>
            <w:szCs w:val="18"/>
            <w:highlight w:val="none"/>
            <w:shd w:val="clear" w:color="auto" w:fill="auto"/>
            <w:lang w:val="en-US" w:eastAsia="zh-CN" w:bidi="ar"/>
            <w:woUserID w:val="5"/>
          </w:rPr>
          <w:delText>“多维度数据拆解+关联分析”算法</w:delText>
        </w:r>
      </w:del>
      <w:del w:id="661" w:author="bjb" w:date="2026-04-02T16:20:14Z">
        <w:r>
          <w:rPr>
            <w:rFonts w:hint="default" w:ascii="Times New Roman" w:hAnsi="Times New Roman" w:cs="Times New Roman" w:eastAsiaTheme="minorEastAsia"/>
            <w:b w:val="0"/>
            <w:bCs w:val="0"/>
            <w:i w:val="0"/>
            <w:iCs w:val="0"/>
            <w:caps w:val="0"/>
            <w:snapToGrid w:val="0"/>
            <w:color w:val="auto"/>
            <w:spacing w:val="0"/>
            <w:kern w:val="0"/>
            <w:sz w:val="18"/>
            <w:szCs w:val="18"/>
            <w:highlight w:val="none"/>
            <w:shd w:val="clear" w:color="auto" w:fill="auto"/>
            <w:lang w:val="en-US" w:eastAsia="zh-CN" w:bidi="ar"/>
            <w:woUserID w:val="5"/>
          </w:rPr>
          <w:delText>，</w:delText>
        </w:r>
      </w:del>
      <w:del w:id="662" w:author="bjb" w:date="2026-04-02T16:20:14Z">
        <w:r>
          <w:rPr>
            <w:rFonts w:hint="default" w:ascii="Times New Roman" w:hAnsi="Times New Roman" w:cs="Times New Roman" w:eastAsiaTheme="minorEastAsia"/>
            <w:i w:val="0"/>
            <w:iCs w:val="0"/>
            <w:caps w:val="0"/>
            <w:snapToGrid w:val="0"/>
            <w:color w:val="auto"/>
            <w:spacing w:val="0"/>
            <w:kern w:val="0"/>
            <w:sz w:val="18"/>
            <w:szCs w:val="18"/>
            <w:highlight w:val="none"/>
            <w:shd w:val="clear" w:color="auto" w:fill="auto"/>
            <w:lang w:val="en-US" w:eastAsia="zh-CN" w:bidi="ar"/>
            <w:woUserID w:val="5"/>
          </w:rPr>
          <w:delText>为治理策略提供了量化支撑，由</w:delText>
        </w:r>
      </w:del>
      <w:del w:id="663"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收入结构优化</w:delText>
        </w:r>
      </w:del>
      <w:del w:id="664"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可得</w:delText>
        </w:r>
      </w:del>
      <w:del w:id="665"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从 “门票依赖” 到 “体验增值”，按月统计各类收入，发现 “门票占比超 60%”（如 7 月占比 62%），通过跨景区对比（梅花山 “门票驱动” vs 乌蒙大草原 “住宿 + 体验驱动”），提炼 “乌蒙模式” 供参考</w:delText>
        </w:r>
      </w:del>
      <w:del w:id="666"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eastAsia="zh-CN"/>
          </w:rPr>
          <w:delText>。</w:delText>
        </w:r>
      </w:del>
      <w:del w:id="667"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依据多维度数据拆解对</w:delText>
        </w:r>
      </w:del>
      <w:del w:id="668"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客流与客源调控</w:delText>
        </w:r>
      </w:del>
      <w:del w:id="669"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分析，得出</w:delText>
        </w:r>
      </w:del>
      <w:del w:id="670"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客源分层</w:delText>
        </w:r>
      </w:del>
      <w:del w:id="671"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即为</w:delText>
        </w:r>
      </w:del>
      <w:del w:id="672"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市内 34.75%、周边省市 11.64%、异地 53.61% 等</w:delText>
        </w:r>
      </w:del>
      <w:del w:id="673"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的百分占比数据；产品的</w:delText>
        </w:r>
      </w:del>
      <w:del w:id="674"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设计差异化（如广东家庭 “凉都避暑 + 亲子探险” 套餐）</w:delText>
        </w:r>
      </w:del>
      <w:del w:id="675"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以及</w:delText>
        </w:r>
      </w:del>
      <w:del w:id="676"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峰谷协同</w:delText>
        </w:r>
      </w:del>
      <w:del w:id="677"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eastAsia="zh-CN"/>
          </w:rPr>
          <w:delText>，</w:delText>
        </w:r>
      </w:del>
      <w:del w:id="678"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如</w:delText>
        </w:r>
      </w:del>
      <w:del w:id="679"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梅花山周末高峰与玉舍森林公园平日闲时分析，识别错峰机会（如玉舍推出 “静修体验” 分流）</w:delText>
        </w:r>
      </w:del>
      <w:del w:id="680"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增加体验感度</w:delText>
        </w:r>
      </w:del>
      <w:del w:id="681"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eastAsia="zh-CN"/>
          </w:rPr>
          <w:delText>。</w:delText>
        </w:r>
      </w:del>
      <w:del w:id="682"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通过关联分析等算法，从而得出</w:delText>
        </w:r>
      </w:del>
      <w:del w:id="683"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穿透式运营管理</w:delText>
        </w:r>
      </w:del>
      <w:del w:id="684" w:author="bjb" w:date="2026-04-02T16:20:14Z">
        <w:r>
          <w:rPr>
            <w:rStyle w:val="20"/>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可得出</w:delText>
        </w:r>
      </w:del>
      <w:del w:id="685"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 xml:space="preserve">对景区 “客流 - 收入 - 满意度” 日度关联分析（如 6.01 梅花山客流 2,341 人、收入 ¥125.6 万但满意度四星半），挖掘 </w:delText>
        </w:r>
      </w:del>
      <w:del w:id="686"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lang w:val="en-US" w:eastAsia="zh-CN"/>
          </w:rPr>
          <w:delText>出</w:delText>
        </w:r>
      </w:del>
      <w:del w:id="687" w:author="bjb" w:date="2026-04-02T16:20:14Z">
        <w:r>
          <w:rPr>
            <w:rFonts w:hint="default" w:ascii="Times New Roman" w:hAnsi="Times New Roman" w:cs="Times New Roman" w:eastAsiaTheme="minorEastAsia"/>
            <w:b w:val="0"/>
            <w:bCs w:val="0"/>
            <w:i w:val="0"/>
            <w:iCs w:val="0"/>
            <w:caps w:val="0"/>
            <w:color w:val="auto"/>
            <w:spacing w:val="0"/>
            <w:sz w:val="18"/>
            <w:szCs w:val="18"/>
            <w:highlight w:val="none"/>
            <w:shd w:val="clear" w:fill="FFFFFF"/>
          </w:rPr>
          <w:delText>“高客流低满意度” 成因（设施拥挤等），联动商家端推动整改。</w:delText>
        </w:r>
      </w:del>
    </w:p>
    <w:p w14:paraId="041A41B3">
      <w:pPr>
        <w:pageBreakBefore w:val="0"/>
        <w:widowControl/>
        <w:numPr>
          <w:ilvl w:val="0"/>
          <w:numId w:val="0"/>
        </w:numPr>
        <w:kinsoku/>
        <w:wordWrap/>
        <w:overflowPunct w:val="0"/>
        <w:topLinePunct w:val="0"/>
        <w:autoSpaceDE w:val="0"/>
        <w:autoSpaceDN w:val="0"/>
        <w:bidi w:val="0"/>
        <w:adjustRightInd w:val="0"/>
        <w:spacing w:line="360" w:lineRule="auto"/>
        <w:ind w:leftChars="0"/>
        <w:jc w:val="both"/>
        <w:textAlignment w:val="baseline"/>
        <w:rPr>
          <w:rFonts w:hint="default" w:ascii="Times New Roman" w:hAnsi="Times New Roman" w:eastAsia="黑体" w:cs="Times New Roman"/>
          <w:b w:val="0"/>
          <w:bCs w:val="0"/>
          <w:i w:val="0"/>
          <w:iCs w:val="0"/>
          <w:caps w:val="0"/>
          <w:color w:val="auto"/>
          <w:spacing w:val="0"/>
          <w:sz w:val="18"/>
          <w:szCs w:val="18"/>
          <w:highlight w:val="none"/>
          <w:shd w:val="clear" w:fill="FFFFFF"/>
          <w:lang w:val="en-US" w:eastAsia="zh-CN"/>
        </w:rPr>
      </w:pPr>
      <w:r>
        <w:rPr>
          <w:rFonts w:hint="eastAsia" w:ascii="Times New Roman" w:hAnsi="Times New Roman" w:eastAsia="黑体" w:cs="Times New Roman"/>
          <w:b w:val="0"/>
          <w:bCs w:val="0"/>
          <w:i w:val="0"/>
          <w:iCs w:val="0"/>
          <w:caps w:val="0"/>
          <w:color w:val="auto"/>
          <w:spacing w:val="0"/>
          <w:sz w:val="18"/>
          <w:szCs w:val="18"/>
          <w:highlight w:val="none"/>
          <w:shd w:val="clear" w:fill="FFFFFF"/>
          <w:lang w:val="en-US" w:eastAsia="zh-CN"/>
        </w:rPr>
        <w:t xml:space="preserve">5 </w:t>
      </w:r>
      <w:r>
        <w:rPr>
          <w:rFonts w:hint="default" w:ascii="Times New Roman" w:hAnsi="Times New Roman" w:eastAsia="黑体" w:cs="Times New Roman"/>
          <w:b w:val="0"/>
          <w:bCs w:val="0"/>
          <w:i w:val="0"/>
          <w:iCs w:val="0"/>
          <w:caps w:val="0"/>
          <w:color w:val="auto"/>
          <w:spacing w:val="0"/>
          <w:sz w:val="18"/>
          <w:szCs w:val="18"/>
          <w:highlight w:val="none"/>
          <w:shd w:val="clear" w:fill="FFFFFF"/>
          <w:lang w:val="en-US" w:eastAsia="zh-CN"/>
        </w:rPr>
        <w:t>系统测试</w:t>
      </w:r>
    </w:p>
    <w:p w14:paraId="43670DA6">
      <w:pPr>
        <w:pageBreakBefore w:val="0"/>
        <w:widowControl/>
        <w:numPr>
          <w:ilvl w:val="0"/>
          <w:numId w:val="0"/>
        </w:numPr>
        <w:kinsoku/>
        <w:wordWrap/>
        <w:overflowPunct w:val="0"/>
        <w:topLinePunct w:val="0"/>
        <w:autoSpaceDE w:val="0"/>
        <w:autoSpaceDN w:val="0"/>
        <w:bidi w:val="0"/>
        <w:adjustRightInd w:val="0"/>
        <w:spacing w:line="360" w:lineRule="auto"/>
        <w:ind w:leftChars="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5</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1治理逻辑测试模块</w:t>
      </w:r>
    </w:p>
    <w:p w14:paraId="4D94465D">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pPr>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以六盘水为测试对象，可基于</w:t>
      </w:r>
      <w:ins w:id="688" w:author="bjb" w:date="2026-04-02T16:21:54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其</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w:t>
      </w:r>
      <w:del w:id="689" w:author="bjb" w:date="2026-04-02T16:21:59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六盘水</w:delText>
        </w:r>
      </w:del>
      <w:ins w:id="690" w:author="bjb" w:date="2026-04-02T16:22:00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夏季</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均温18℃左右”的地域</w:t>
      </w:r>
      <w:del w:id="691" w:author="bjb" w:date="2026-04-02T16:22:06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特色</w:delText>
        </w:r>
      </w:del>
      <w:ins w:id="692" w:author="bjb" w:date="2026-04-02T16:22:10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气候</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优势，</w:t>
      </w:r>
      <w:del w:id="693" w:author="bjb" w:date="2026-04-02T16:22:17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来</w:delText>
        </w:r>
      </w:del>
      <w:ins w:id="694" w:author="bjb" w:date="2026-04-02T16:22:18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开展</w:t>
        </w:r>
      </w:ins>
      <w:del w:id="695" w:author="bjb" w:date="2026-04-02T16:22:21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营销</w:delText>
        </w:r>
      </w:del>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地域特色产品</w:t>
      </w:r>
      <w:ins w:id="696" w:author="bjb" w:date="2026-04-02T16:22:21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营销</w:t>
        </w:r>
      </w:ins>
      <w:del w:id="697" w:author="bjb" w:date="2026-04-02T16:22:31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以及</w:delText>
        </w:r>
      </w:del>
      <w:ins w:id="698" w:author="bjb" w:date="2026-04-02T16:22:32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与</w:t>
        </w:r>
      </w:ins>
      <w:del w:id="699" w:author="bjb" w:date="2026-04-02T16:22:35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将</w:delText>
        </w:r>
      </w:del>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旺季资源优化</w:t>
      </w:r>
      <w:ins w:id="700" w:author="bjb" w:date="2026-04-02T16:22:40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配置</w:t>
        </w:r>
      </w:ins>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，以便更好</w:t>
      </w:r>
      <w:ins w:id="701" w:author="bjb" w:date="2026-04-02T10:49:17Z">
        <w:r>
          <w:rPr>
            <w:rStyle w:val="20"/>
            <w:rFonts w:hint="eastAsia" w:ascii="Times New Roman" w:hAnsi="Times New Roman" w:eastAsia="宋体" w:cs="Times New Roman"/>
            <w:b w:val="0"/>
            <w:bCs w:val="0"/>
            <w:i w:val="0"/>
            <w:iCs w:val="0"/>
            <w:caps w:val="0"/>
            <w:color w:val="auto"/>
            <w:spacing w:val="0"/>
            <w:sz w:val="18"/>
            <w:szCs w:val="18"/>
            <w:highlight w:val="none"/>
            <w:shd w:val="clear" w:fill="FFFFFF"/>
            <w:lang w:val="en-US" w:eastAsia="zh-CN"/>
          </w:rPr>
          <w:t>地</w:t>
        </w:r>
      </w:ins>
      <w:del w:id="702" w:author="bjb" w:date="2026-04-02T10:49:17Z">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的</w:delText>
        </w:r>
      </w:del>
      <w:r>
        <w:rPr>
          <w:rStyle w:val="20"/>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匹配地域需求。</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通过 “数据贯通” </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来实现</w:t>
      </w:r>
      <w:r>
        <w:rPr>
          <w:rFonts w:hint="default" w:ascii="Times New Roman" w:hAnsi="Times New Roman" w:eastAsia="宋体" w:cs="Times New Roman"/>
          <w:b w:val="0"/>
          <w:bCs w:val="0"/>
          <w:i w:val="0"/>
          <w:iCs w:val="0"/>
          <w:caps w:val="0"/>
          <w:color w:val="auto"/>
          <w:spacing w:val="0"/>
          <w:sz w:val="18"/>
          <w:szCs w:val="18"/>
          <w:highlight w:val="none"/>
          <w:shd w:val="clear" w:fill="FFFFFF"/>
        </w:rPr>
        <w:t>跨端协同</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作用</w:t>
      </w:r>
      <w:r>
        <w:rPr>
          <w:rFonts w:hint="default" w:ascii="Times New Roman" w:hAnsi="Times New Roman" w:eastAsia="宋体" w:cs="Times New Roman"/>
          <w:b w:val="0"/>
          <w:bCs w:val="0"/>
          <w:i w:val="0"/>
          <w:iCs w:val="0"/>
          <w:caps w:val="0"/>
          <w:color w:val="auto"/>
          <w:spacing w:val="0"/>
          <w:sz w:val="18"/>
          <w:szCs w:val="18"/>
          <w:highlight w:val="none"/>
          <w:shd w:val="clear" w:fill="FFFFFF"/>
        </w:rPr>
        <w:t>，如与商家端</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的</w:t>
      </w:r>
      <w:r>
        <w:rPr>
          <w:rFonts w:hint="default" w:ascii="Times New Roman" w:hAnsi="Times New Roman" w:eastAsia="宋体" w:cs="Times New Roman"/>
          <w:b w:val="0"/>
          <w:bCs w:val="0"/>
          <w:i w:val="0"/>
          <w:iCs w:val="0"/>
          <w:caps w:val="0"/>
          <w:color w:val="auto"/>
          <w:spacing w:val="0"/>
          <w:sz w:val="18"/>
          <w:szCs w:val="18"/>
          <w:highlight w:val="none"/>
          <w:shd w:val="clear" w:fill="FFFFFF"/>
        </w:rPr>
        <w:t>协同</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将</w:t>
      </w:r>
      <w:r>
        <w:rPr>
          <w:rFonts w:hint="default" w:ascii="Times New Roman" w:hAnsi="Times New Roman" w:eastAsia="宋体" w:cs="Times New Roman"/>
          <w:b w:val="0"/>
          <w:bCs w:val="0"/>
          <w:i w:val="0"/>
          <w:iCs w:val="0"/>
          <w:caps w:val="0"/>
          <w:color w:val="auto"/>
          <w:spacing w:val="0"/>
          <w:sz w:val="18"/>
          <w:szCs w:val="18"/>
          <w:highlight w:val="none"/>
          <w:shd w:val="clear" w:fill="FFFFFF"/>
        </w:rPr>
        <w:t>收入分析反哺产品优化与用户端协同</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而</w:t>
      </w:r>
      <w:r>
        <w:rPr>
          <w:rFonts w:hint="default" w:ascii="Times New Roman" w:hAnsi="Times New Roman" w:eastAsia="宋体" w:cs="Times New Roman"/>
          <w:b w:val="0"/>
          <w:bCs w:val="0"/>
          <w:i w:val="0"/>
          <w:iCs w:val="0"/>
          <w:caps w:val="0"/>
          <w:color w:val="auto"/>
          <w:spacing w:val="0"/>
          <w:sz w:val="18"/>
          <w:szCs w:val="18"/>
          <w:highlight w:val="none"/>
          <w:shd w:val="clear" w:fill="FFFFFF"/>
        </w:rPr>
        <w:t>客源数据指导个性化推荐</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w:t>
      </w:r>
      <w:r>
        <w:rPr>
          <w:rFonts w:hint="default" w:ascii="Times New Roman" w:hAnsi="Times New Roman" w:eastAsia="宋体" w:cs="Times New Roman"/>
          <w:b w:val="0"/>
          <w:bCs w:val="0"/>
          <w:i w:val="0"/>
          <w:iCs w:val="0"/>
          <w:caps w:val="0"/>
          <w:color w:val="auto"/>
          <w:spacing w:val="0"/>
          <w:sz w:val="18"/>
          <w:szCs w:val="18"/>
          <w:highlight w:val="none"/>
          <w:shd w:val="clear" w:fill="FFFFFF"/>
        </w:rPr>
        <w:t>与政府端</w:t>
      </w:r>
      <w:ins w:id="703" w:author="bjb" w:date="2026-04-02T10:49:20Z">
        <w:r>
          <w:rPr>
            <w:rFonts w:hint="eastAsia" w:ascii="Times New Roman" w:hAnsi="Times New Roman" w:eastAsia="宋体" w:cs="Times New Roman"/>
            <w:b w:val="0"/>
            <w:bCs w:val="0"/>
            <w:i w:val="0"/>
            <w:iCs w:val="0"/>
            <w:caps w:val="0"/>
            <w:color w:val="auto"/>
            <w:spacing w:val="0"/>
            <w:sz w:val="18"/>
            <w:szCs w:val="18"/>
            <w:highlight w:val="none"/>
            <w:shd w:val="clear" w:fill="FFFFFF"/>
            <w:lang w:eastAsia="zh-CN"/>
          </w:rPr>
          <w:t>协同</w:t>
        </w:r>
      </w:ins>
      <w:del w:id="704" w:author="bjb" w:date="2026-04-02T10:49:20Z">
        <w:r>
          <w:rPr>
            <w:rFonts w:hint="default" w:ascii="Times New Roman" w:hAnsi="Times New Roman" w:eastAsia="宋体" w:cs="Times New Roman"/>
            <w:b w:val="0"/>
            <w:bCs w:val="0"/>
            <w:i w:val="0"/>
            <w:iCs w:val="0"/>
            <w:caps w:val="0"/>
            <w:color w:val="auto"/>
            <w:spacing w:val="0"/>
            <w:sz w:val="18"/>
            <w:szCs w:val="18"/>
            <w:highlight w:val="none"/>
            <w:shd w:val="clear" w:fill="FFFFFF"/>
          </w:rPr>
          <w:delText>协同</w:delText>
        </w:r>
      </w:del>
      <w:del w:id="705" w:author="bjb" w:date="2026-04-02T10:49:20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等</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，用</w:t>
      </w:r>
      <w:r>
        <w:rPr>
          <w:rFonts w:hint="default" w:ascii="Times New Roman" w:hAnsi="Times New Roman" w:eastAsia="宋体" w:cs="Times New Roman"/>
          <w:b w:val="0"/>
          <w:bCs w:val="0"/>
          <w:i w:val="0"/>
          <w:iCs w:val="0"/>
          <w:caps w:val="0"/>
          <w:color w:val="auto"/>
          <w:spacing w:val="0"/>
          <w:sz w:val="18"/>
          <w:szCs w:val="18"/>
          <w:highlight w:val="none"/>
          <w:shd w:val="clear" w:fill="FFFFFF"/>
        </w:rPr>
        <w:t>宏观数据</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来</w:t>
      </w:r>
      <w:r>
        <w:rPr>
          <w:rFonts w:hint="default" w:ascii="Times New Roman" w:hAnsi="Times New Roman" w:eastAsia="宋体" w:cs="Times New Roman"/>
          <w:b w:val="0"/>
          <w:bCs w:val="0"/>
          <w:i w:val="0"/>
          <w:iCs w:val="0"/>
          <w:caps w:val="0"/>
          <w:color w:val="auto"/>
          <w:spacing w:val="0"/>
          <w:sz w:val="18"/>
          <w:szCs w:val="18"/>
          <w:highlight w:val="none"/>
          <w:shd w:val="clear" w:fill="FFFFFF"/>
        </w:rPr>
        <w:t>支撑区域规划</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rPr>
        <w:t>基于预测模型模拟</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针对关于</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 “补贴体验类商户”“跨景区联票” 等政策对 “收入、客流、满意度” 的影响，</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可结合</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 A/B 测试</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实际数据对比</w:t>
      </w:r>
      <w:r>
        <w:rPr>
          <w:rFonts w:hint="default" w:ascii="Times New Roman" w:hAnsi="Times New Roman" w:eastAsia="宋体" w:cs="Times New Roman"/>
          <w:b w:val="0"/>
          <w:bCs w:val="0"/>
          <w:i w:val="0"/>
          <w:iCs w:val="0"/>
          <w:caps w:val="0"/>
          <w:color w:val="auto"/>
          <w:spacing w:val="0"/>
          <w:sz w:val="18"/>
          <w:szCs w:val="18"/>
          <w:highlight w:val="none"/>
          <w:shd w:val="clear" w:fill="FFFFFF"/>
        </w:rPr>
        <w:t>验证</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得出商户补贴政策可使游客停留时长增加1.2小时，与实际结果（1.15小时）高度吻合；</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联票政策使客单价提升 </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11.8</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eastAsia="zh-CN"/>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与实际测试结果（12%）仅有0.2%的误差</w:t>
      </w:r>
      <w:del w:id="706" w:author="bjb" w:date="2026-04-02T16:24:11Z">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delText>等结论</w:delText>
        </w:r>
      </w:del>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，证明了政策模拟功能的科学性。</w:t>
      </w:r>
    </w:p>
    <w:p w14:paraId="7FAFF7F8">
      <w:pPr>
        <w:pageBreakBefore w:val="0"/>
        <w:widowControl/>
        <w:kinsoku/>
        <w:wordWrap/>
        <w:overflowPunct w:val="0"/>
        <w:topLinePunct w:val="0"/>
        <w:autoSpaceDE w:val="0"/>
        <w:autoSpaceDN w:val="0"/>
        <w:bidi w:val="0"/>
        <w:adjustRightInd w:val="0"/>
        <w:spacing w:line="360" w:lineRule="auto"/>
        <w:jc w:val="both"/>
        <w:textAlignment w:val="baseline"/>
        <w:rPr>
          <w:rFonts w:hint="default" w:ascii="Times New Roman" w:hAnsi="Times New Roman" w:eastAsia="宋体" w:cs="Times New Roman"/>
          <w:b w:val="0"/>
          <w:bCs w:val="0"/>
          <w:i w:val="0"/>
          <w:iCs w:val="0"/>
          <w:caps w:val="0"/>
          <w:color w:val="auto"/>
          <w:spacing w:val="0"/>
          <w:sz w:val="18"/>
          <w:szCs w:val="18"/>
          <w:highlight w:val="none"/>
          <w:shd w:val="clear" w:fill="FFFFFF"/>
        </w:rPr>
      </w:pP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5</w:t>
      </w:r>
      <w:r>
        <w:rPr>
          <w:rFonts w:hint="default" w:ascii="Times New Roman" w:hAnsi="Times New Roman" w:eastAsia="宋体" w:cs="Times New Roman"/>
          <w:b w:val="0"/>
          <w:bCs w:val="0"/>
          <w:i w:val="0"/>
          <w:iCs w:val="0"/>
          <w:caps w:val="0"/>
          <w:color w:val="auto"/>
          <w:spacing w:val="0"/>
          <w:sz w:val="18"/>
          <w:szCs w:val="18"/>
          <w:highlight w:val="none"/>
          <w:shd w:val="clear" w:fill="FFFFFF"/>
        </w:rPr>
        <w:t>.</w:t>
      </w:r>
      <w:r>
        <w:rPr>
          <w:rFonts w:hint="default" w:ascii="Times New Roman" w:hAnsi="Times New Roman" w:eastAsia="宋体" w:cs="Times New Roman"/>
          <w:b w:val="0"/>
          <w:bCs w:val="0"/>
          <w:i w:val="0"/>
          <w:iCs w:val="0"/>
          <w:caps w:val="0"/>
          <w:color w:val="auto"/>
          <w:spacing w:val="0"/>
          <w:sz w:val="18"/>
          <w:szCs w:val="18"/>
          <w:highlight w:val="none"/>
          <w:shd w:val="clear" w:fill="FFFFFF"/>
          <w:lang w:val="en-US" w:eastAsia="zh-CN"/>
        </w:rPr>
        <w:t>2</w:t>
      </w:r>
      <w:r>
        <w:rPr>
          <w:rFonts w:hint="default" w:ascii="Times New Roman" w:hAnsi="Times New Roman" w:eastAsia="宋体" w:cs="Times New Roman"/>
          <w:b w:val="0"/>
          <w:bCs w:val="0"/>
          <w:i w:val="0"/>
          <w:iCs w:val="0"/>
          <w:caps w:val="0"/>
          <w:color w:val="auto"/>
          <w:spacing w:val="0"/>
          <w:sz w:val="18"/>
          <w:szCs w:val="18"/>
          <w:highlight w:val="none"/>
          <w:shd w:val="clear" w:fill="FFFFFF"/>
        </w:rPr>
        <w:t xml:space="preserve"> 落地验证 </w:t>
      </w:r>
    </w:p>
    <w:p w14:paraId="27783C7D">
      <w:pPr>
        <w:pageBreakBefore w:val="0"/>
        <w:widowControl/>
        <w:kinsoku/>
        <w:wordWrap/>
        <w:overflowPunct w:val="0"/>
        <w:topLinePunct w:val="0"/>
        <w:autoSpaceDE w:val="0"/>
        <w:autoSpaceDN w:val="0"/>
        <w:bidi w:val="0"/>
        <w:adjustRightInd w:val="0"/>
        <w:spacing w:line="360" w:lineRule="auto"/>
        <w:ind w:firstLine="360" w:firstLineChars="20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基于模型拟合可得出</w:t>
      </w:r>
      <w:r>
        <w:rPr>
          <w:rFonts w:hint="default" w:ascii="Times New Roman" w:hAnsi="Times New Roman" w:eastAsia="宋体" w:cs="Times New Roman"/>
          <w:i w:val="0"/>
          <w:iCs w:val="0"/>
          <w:caps w:val="0"/>
          <w:color w:val="auto"/>
          <w:spacing w:val="0"/>
          <w:sz w:val="18"/>
          <w:szCs w:val="18"/>
          <w:highlight w:val="none"/>
          <w:shd w:val="clear" w:fill="FFFFFF"/>
        </w:rPr>
        <w:t>玉舍森林公园响应时间</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为</w:t>
      </w:r>
      <w:r>
        <w:rPr>
          <w:rFonts w:hint="default" w:ascii="Times New Roman" w:hAnsi="Times New Roman" w:eastAsia="宋体" w:cs="Times New Roman"/>
          <w:i w:val="0"/>
          <w:iCs w:val="0"/>
          <w:caps w:val="0"/>
          <w:color w:val="auto"/>
          <w:spacing w:val="0"/>
          <w:sz w:val="18"/>
          <w:szCs w:val="18"/>
          <w:highlight w:val="none"/>
          <w:shd w:val="clear" w:fill="FFFFFF"/>
        </w:rPr>
        <w:t>8.3 秒（传统系统≥180 秒）</w:t>
      </w:r>
      <w:r>
        <w:rPr>
          <w:rFonts w:hint="default"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远优于传统系统</w:t>
      </w:r>
      <w:r>
        <w:rPr>
          <w:rFonts w:hint="default" w:ascii="Times New Roman" w:hAnsi="Times New Roman" w:eastAsia="宋体" w:cs="Times New Roman"/>
          <w:i w:val="0"/>
          <w:iCs w:val="0"/>
          <w:caps w:val="0"/>
          <w:color w:val="auto"/>
          <w:spacing w:val="0"/>
          <w:sz w:val="18"/>
          <w:szCs w:val="18"/>
          <w:highlight w:val="none"/>
          <w:shd w:val="clear" w:fill="FFFFFF"/>
        </w:rPr>
        <w:t>；乌蒙大草原</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在</w:t>
      </w:r>
      <w:ins w:id="707" w:author="bjb" w:date="2026-04-02T16:25:00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ins>
      <w:r>
        <w:rPr>
          <w:rFonts w:hint="default" w:ascii="Times New Roman" w:hAnsi="Times New Roman" w:eastAsia="宋体" w:cs="Times New Roman"/>
          <w:i w:val="0"/>
          <w:iCs w:val="0"/>
          <w:caps w:val="0"/>
          <w:color w:val="auto"/>
          <w:spacing w:val="0"/>
          <w:sz w:val="18"/>
          <w:szCs w:val="18"/>
          <w:highlight w:val="none"/>
          <w:shd w:val="clear" w:fill="FFFFFF"/>
        </w:rPr>
        <w:t>火把节</w:t>
      </w:r>
      <w:ins w:id="708" w:author="bjb" w:date="2026-04-02T16:25:02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ins>
      <w:r>
        <w:rPr>
          <w:rFonts w:hint="default" w:ascii="Times New Roman" w:hAnsi="Times New Roman" w:eastAsia="宋体" w:cs="Times New Roman"/>
          <w:i w:val="0"/>
          <w:iCs w:val="0"/>
          <w:caps w:val="0"/>
          <w:color w:val="auto"/>
          <w:spacing w:val="0"/>
          <w:sz w:val="18"/>
          <w:szCs w:val="18"/>
          <w:highlight w:val="none"/>
          <w:shd w:val="clear" w:fill="FFFFFF"/>
          <w:lang w:val="en-US" w:eastAsia="zh-CN"/>
        </w:rPr>
        <w:t>高并发的场景下，</w:t>
      </w:r>
      <w:r>
        <w:rPr>
          <w:rFonts w:hint="default" w:ascii="Times New Roman" w:hAnsi="Times New Roman" w:eastAsia="宋体" w:cs="Times New Roman"/>
          <w:i w:val="0"/>
          <w:iCs w:val="0"/>
          <w:caps w:val="0"/>
          <w:color w:val="auto"/>
          <w:spacing w:val="0"/>
          <w:sz w:val="18"/>
          <w:szCs w:val="18"/>
          <w:highlight w:val="none"/>
          <w:shd w:val="clear" w:fill="FFFFFF"/>
        </w:rPr>
        <w:t xml:space="preserve">接待效率提升 </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了</w:t>
      </w:r>
      <w:r>
        <w:rPr>
          <w:rFonts w:hint="default" w:ascii="Times New Roman" w:hAnsi="Times New Roman" w:eastAsia="宋体" w:cs="Times New Roman"/>
          <w:i w:val="0"/>
          <w:iCs w:val="0"/>
          <w:caps w:val="0"/>
          <w:color w:val="auto"/>
          <w:spacing w:val="0"/>
          <w:sz w:val="18"/>
          <w:szCs w:val="18"/>
          <w:highlight w:val="none"/>
          <w:shd w:val="clear" w:fill="FFFFFF"/>
        </w:rPr>
        <w:t>35%，</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而</w:t>
      </w:r>
      <w:r>
        <w:rPr>
          <w:rFonts w:hint="default" w:ascii="Times New Roman" w:hAnsi="Times New Roman" w:eastAsia="宋体" w:cs="Times New Roman"/>
          <w:i w:val="0"/>
          <w:iCs w:val="0"/>
          <w:caps w:val="0"/>
          <w:color w:val="auto"/>
          <w:spacing w:val="0"/>
          <w:sz w:val="18"/>
          <w:szCs w:val="18"/>
          <w:highlight w:val="none"/>
          <w:shd w:val="clear" w:fill="FFFFFF"/>
        </w:rPr>
        <w:t>资源闲置率下降 22%</w:t>
      </w:r>
      <w:r>
        <w:rPr>
          <w:rFonts w:hint="default"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lang w:eastAsia="zh"/>
          <w:woUserID w:val="3"/>
        </w:rPr>
        <w:t>测试周期覆盖了六盘水的旅游全周期，重点包含7-8月避暑的旺季及火把节以及六盘水马拉松比赛的高压时段，对比单一的LSTM（MAE=186.5）和ARIMA（MAE=213.1），混合模型MAE仅为124.3，总体误差降低了41.7%；</w:t>
      </w:r>
      <w:ins w:id="709" w:author="bjb" w:date="2026-04-02T16:24:55Z">
        <w:r>
          <w:rPr>
            <w:rFonts w:hint="eastAsia" w:ascii="Times New Roman" w:hAnsi="Times New Roman" w:eastAsia="宋体" w:cs="Times New Roman"/>
            <w:i w:val="0"/>
            <w:iCs w:val="0"/>
            <w:caps w:val="0"/>
            <w:color w:val="auto"/>
            <w:spacing w:val="0"/>
            <w:sz w:val="18"/>
            <w:szCs w:val="18"/>
            <w:highlight w:val="none"/>
            <w:shd w:val="clear" w:fill="FFFFFF"/>
            <w:lang w:eastAsia="zh-CN"/>
            <w:woUserID w:val="3"/>
          </w:rPr>
          <w:t>“</w:t>
        </w:r>
      </w:ins>
      <w:r>
        <w:rPr>
          <w:rFonts w:hint="default" w:ascii="Times New Roman" w:hAnsi="Times New Roman" w:eastAsia="宋体" w:cs="Times New Roman"/>
          <w:i w:val="0"/>
          <w:iCs w:val="0"/>
          <w:caps w:val="0"/>
          <w:color w:val="auto"/>
          <w:spacing w:val="0"/>
          <w:sz w:val="18"/>
          <w:szCs w:val="18"/>
          <w:highlight w:val="none"/>
          <w:shd w:val="clear" w:fill="FFFFFF"/>
          <w:lang w:eastAsia="zh"/>
          <w:woUserID w:val="3"/>
        </w:rPr>
        <w:t>火把节</w:t>
      </w:r>
      <w:ins w:id="710" w:author="bjb" w:date="2026-04-02T16:24:57Z">
        <w:r>
          <w:rPr>
            <w:rFonts w:hint="eastAsia" w:ascii="Times New Roman" w:hAnsi="Times New Roman" w:eastAsia="宋体" w:cs="Times New Roman"/>
            <w:i w:val="0"/>
            <w:iCs w:val="0"/>
            <w:caps w:val="0"/>
            <w:color w:val="auto"/>
            <w:spacing w:val="0"/>
            <w:sz w:val="18"/>
            <w:szCs w:val="18"/>
            <w:highlight w:val="none"/>
            <w:shd w:val="clear" w:fill="FFFFFF"/>
            <w:lang w:eastAsia="zh-CN"/>
            <w:woUserID w:val="3"/>
          </w:rPr>
          <w:t>”</w:t>
        </w:r>
      </w:ins>
      <w:r>
        <w:rPr>
          <w:rFonts w:hint="default" w:ascii="Times New Roman" w:hAnsi="Times New Roman" w:eastAsia="宋体" w:cs="Times New Roman"/>
          <w:i w:val="0"/>
          <w:iCs w:val="0"/>
          <w:caps w:val="0"/>
          <w:color w:val="auto"/>
          <w:spacing w:val="0"/>
          <w:sz w:val="18"/>
          <w:szCs w:val="18"/>
          <w:highlight w:val="none"/>
          <w:shd w:val="clear" w:fill="FFFFFF"/>
          <w:lang w:eastAsia="zh"/>
          <w:woUserID w:val="3"/>
        </w:rPr>
        <w:t>期间通过联邦学习共享了“节庆强度标签”，预测精度提升到12%</w:t>
      </w:r>
      <w:del w:id="711" w:author="bjb" w:date="2026-04-02T16:25:11Z">
        <w:r>
          <w:rPr>
            <w:rFonts w:hint="default" w:ascii="Times New Roman" w:hAnsi="Times New Roman" w:eastAsia="宋体" w:cs="Times New Roman"/>
            <w:i w:val="0"/>
            <w:iCs w:val="0"/>
            <w:caps w:val="0"/>
            <w:color w:val="auto"/>
            <w:spacing w:val="0"/>
            <w:sz w:val="18"/>
            <w:szCs w:val="18"/>
            <w:highlight w:val="none"/>
            <w:shd w:val="clear" w:fill="FFFFFF"/>
            <w:lang w:val="en-US" w:eastAsia="zh"/>
            <w:woUserID w:val="3"/>
          </w:rPr>
          <w:delText>-</w:delText>
        </w:r>
      </w:del>
      <w:ins w:id="712" w:author="bjb" w:date="2026-04-02T16:25:11Z">
        <w:r>
          <w:rPr>
            <w:rFonts w:hint="eastAsia" w:ascii="Times New Roman" w:hAnsi="Times New Roman" w:eastAsia="宋体" w:cs="Times New Roman"/>
            <w:i w:val="0"/>
            <w:iCs w:val="0"/>
            <w:caps w:val="0"/>
            <w:color w:val="auto"/>
            <w:spacing w:val="0"/>
            <w:sz w:val="18"/>
            <w:szCs w:val="18"/>
            <w:highlight w:val="none"/>
            <w:shd w:val="clear" w:fill="FFFFFF"/>
            <w:lang w:val="en-US" w:eastAsia="zh-CN"/>
            <w:woUserID w:val="3"/>
          </w:rPr>
          <w:t>~</w:t>
        </w:r>
      </w:ins>
      <w:r>
        <w:rPr>
          <w:rFonts w:hint="default" w:ascii="Times New Roman" w:hAnsi="Times New Roman" w:eastAsia="宋体" w:cs="Times New Roman"/>
          <w:i w:val="0"/>
          <w:iCs w:val="0"/>
          <w:caps w:val="0"/>
          <w:color w:val="auto"/>
          <w:spacing w:val="0"/>
          <w:sz w:val="18"/>
          <w:szCs w:val="18"/>
          <w:highlight w:val="none"/>
          <w:shd w:val="clear" w:fill="FFFFFF"/>
          <w:lang w:eastAsia="zh"/>
          <w:woUserID w:val="3"/>
        </w:rPr>
        <w:t>18%（MAPE降至0.099）之间，且经过5次重复测试精度波动均小于3%，游客行程效率优化提升至58%。</w:t>
      </w:r>
      <w:r>
        <w:rPr>
          <w:rFonts w:hint="default" w:ascii="Times New Roman" w:hAnsi="Times New Roman" w:eastAsia="宋体" w:cs="Times New Roman"/>
          <w:i w:val="0"/>
          <w:iCs w:val="0"/>
          <w:caps w:val="0"/>
          <w:color w:val="auto"/>
          <w:spacing w:val="0"/>
          <w:sz w:val="18"/>
          <w:szCs w:val="18"/>
          <w:highlight w:val="none"/>
          <w:shd w:val="clear" w:fill="FFFFFF"/>
          <w:lang w:val="en-US" w:eastAsia="zh-CN"/>
        </w:rPr>
        <w:t>基于鲁棒达标预测模型以及全场景适配性的优势，当覆盖三类景区类型时，系统可自动调整预测因子，单景区的客流预测MAE≤150；而覆盖全运营周期时，旺季的客流预测误差≤8%，淡季的小众景点客流量增长了22%，且在特殊节点时，系统可提前72小时输出应急方案，从而</w:t>
      </w:r>
      <w:r>
        <w:rPr>
          <w:rFonts w:hint="default" w:ascii="Times New Roman" w:hAnsi="Times New Roman" w:eastAsia="宋体" w:cs="Times New Roman"/>
          <w:i w:val="0"/>
          <w:iCs w:val="0"/>
          <w:caps w:val="0"/>
          <w:color w:val="auto"/>
          <w:spacing w:val="0"/>
          <w:sz w:val="18"/>
          <w:szCs w:val="18"/>
          <w:highlight w:val="none"/>
          <w:shd w:val="clear" w:fill="FFFFFF"/>
        </w:rPr>
        <w:t>验证了高海拔实时预测与跨景区协同治理的可行性与鲁棒性。</w:t>
      </w:r>
    </w:p>
    <w:p w14:paraId="34F6B859">
      <w:pPr>
        <w:pageBreakBefore w:val="0"/>
        <w:widowControl/>
        <w:kinsoku/>
        <w:wordWrap/>
        <w:overflowPunct w:val="0"/>
        <w:topLinePunct w:val="0"/>
        <w:autoSpaceDE w:val="0"/>
        <w:autoSpaceDN w:val="0"/>
        <w:bidi w:val="0"/>
        <w:adjustRightInd w:val="0"/>
        <w:spacing w:line="360" w:lineRule="auto"/>
        <w:jc w:val="both"/>
        <w:textAlignment w:val="baseline"/>
        <w:rPr>
          <w:rFonts w:hint="default" w:ascii="Times New Roman" w:hAnsi="Times New Roman" w:eastAsia="黑体" w:cs="Times New Roman"/>
          <w:b w:val="0"/>
          <w:color w:val="auto"/>
          <w:sz w:val="18"/>
          <w:szCs w:val="18"/>
          <w:highlight w:val="none"/>
        </w:rPr>
      </w:pPr>
      <w:r>
        <w:rPr>
          <w:rStyle w:val="20"/>
          <w:rFonts w:hint="default" w:ascii="Times New Roman" w:hAnsi="Times New Roman" w:eastAsia="黑体" w:cs="Times New Roman"/>
          <w:b w:val="0"/>
          <w:bCs/>
          <w:i w:val="0"/>
          <w:iCs w:val="0"/>
          <w:caps w:val="0"/>
          <w:color w:val="auto"/>
          <w:spacing w:val="0"/>
          <w:sz w:val="18"/>
          <w:szCs w:val="18"/>
          <w:highlight w:val="none"/>
          <w:shd w:val="clear" w:fill="FFFFFF"/>
          <w:lang w:val="en-US" w:eastAsia="zh-CN"/>
        </w:rPr>
        <w:t>6</w:t>
      </w:r>
      <w:r>
        <w:rPr>
          <w:rStyle w:val="20"/>
          <w:rFonts w:hint="eastAsia" w:ascii="Times New Roman" w:hAnsi="Times New Roman" w:eastAsia="黑体" w:cs="Times New Roman"/>
          <w:b w:val="0"/>
          <w:bCs/>
          <w:i w:val="0"/>
          <w:iCs w:val="0"/>
          <w:caps w:val="0"/>
          <w:color w:val="auto"/>
          <w:spacing w:val="0"/>
          <w:sz w:val="18"/>
          <w:szCs w:val="18"/>
          <w:highlight w:val="none"/>
          <w:shd w:val="clear" w:fill="FFFFFF"/>
          <w:lang w:val="en-US" w:eastAsia="zh-CN"/>
        </w:rPr>
        <w:t xml:space="preserve"> </w:t>
      </w: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结</w:t>
      </w:r>
      <w:r>
        <w:rPr>
          <w:rStyle w:val="20"/>
          <w:rFonts w:hint="eastAsia" w:ascii="Times New Roman" w:hAnsi="Times New Roman" w:eastAsia="黑体" w:cs="Times New Roman"/>
          <w:b w:val="0"/>
          <w:bCs/>
          <w:i w:val="0"/>
          <w:iCs w:val="0"/>
          <w:caps w:val="0"/>
          <w:color w:val="auto"/>
          <w:spacing w:val="0"/>
          <w:sz w:val="18"/>
          <w:szCs w:val="18"/>
          <w:highlight w:val="none"/>
          <w:shd w:val="clear" w:fill="FFFFFF"/>
          <w:lang w:val="en-US" w:eastAsia="zh-CN"/>
        </w:rPr>
        <w:t>语</w:t>
      </w:r>
    </w:p>
    <w:p w14:paraId="5230F438">
      <w:pPr>
        <w:pageBreakBefore w:val="0"/>
        <w:widowControl/>
        <w:kinsoku/>
        <w:wordWrap/>
        <w:overflowPunct w:val="0"/>
        <w:topLinePunct w:val="0"/>
        <w:autoSpaceDE w:val="0"/>
        <w:autoSpaceDN w:val="0"/>
        <w:bidi w:val="0"/>
        <w:adjustRightInd w:val="0"/>
        <w:snapToGrid w:val="0"/>
        <w:spacing w:line="360" w:lineRule="auto"/>
        <w:ind w:firstLine="360" w:firstLineChars="200"/>
        <w:jc w:val="both"/>
        <w:textAlignment w:val="baseline"/>
        <w:rPr>
          <w:rFonts w:hint="default" w:ascii="Times New Roman" w:hAnsi="Times New Roman" w:cs="Times New Roman" w:eastAsiaTheme="minorEastAsia"/>
          <w:color w:val="auto"/>
          <w:sz w:val="18"/>
          <w:szCs w:val="18"/>
          <w:highlight w:val="none"/>
        </w:rPr>
      </w:pPr>
      <w:r>
        <w:rPr>
          <w:rFonts w:hint="default" w:ascii="Times New Roman" w:hAnsi="Times New Roman" w:cs="Times New Roman" w:eastAsiaTheme="minorEastAsia"/>
          <w:color w:val="auto"/>
          <w:sz w:val="18"/>
          <w:szCs w:val="18"/>
          <w:highlight w:val="none"/>
        </w:rPr>
        <w:t>本研究</w:t>
      </w:r>
      <w:r>
        <w:rPr>
          <w:rFonts w:hint="default" w:ascii="Times New Roman" w:hAnsi="Times New Roman" w:cs="Times New Roman" w:eastAsiaTheme="minorEastAsia"/>
          <w:color w:val="auto"/>
          <w:sz w:val="18"/>
          <w:szCs w:val="18"/>
          <w:highlight w:val="none"/>
          <w:u w:val="none"/>
        </w:rPr>
        <w:t>针对六盘水山地旅游痛点，</w:t>
      </w:r>
      <w:r>
        <w:rPr>
          <w:rFonts w:hint="default" w:ascii="Times New Roman" w:hAnsi="Times New Roman" w:cs="Times New Roman" w:eastAsiaTheme="minorEastAsia"/>
          <w:color w:val="auto"/>
          <w:sz w:val="18"/>
          <w:szCs w:val="18"/>
          <w:highlight w:val="none"/>
        </w:rPr>
        <w:t>构建了“边缘联邦智能架构+多模态数据融合+政策模拟沙盘”系统。理论方面，</w:t>
      </w:r>
      <w:del w:id="713" w:author="bjb" w:date="2026-04-02T16:27:17Z">
        <w:r>
          <w:rPr>
            <w:rFonts w:hint="default" w:ascii="Times New Roman" w:hAnsi="Times New Roman" w:cs="Times New Roman" w:eastAsiaTheme="minorEastAsia"/>
            <w:color w:val="auto"/>
            <w:sz w:val="18"/>
            <w:szCs w:val="18"/>
            <w:highlight w:val="none"/>
            <w:lang w:val="en-US"/>
          </w:rPr>
          <w:delText>首创</w:delText>
        </w:r>
      </w:del>
      <w:ins w:id="714" w:author="bjb" w:date="2026-04-02T16:27:18Z">
        <w:r>
          <w:rPr>
            <w:rFonts w:hint="eastAsia" w:ascii="Times New Roman" w:hAnsi="Times New Roman" w:cs="Times New Roman" w:eastAsiaTheme="minorEastAsia"/>
            <w:color w:val="auto"/>
            <w:sz w:val="18"/>
            <w:szCs w:val="18"/>
            <w:highlight w:val="none"/>
            <w:lang w:val="en-US" w:eastAsia="zh-CN"/>
          </w:rPr>
          <w:t>提出</w:t>
        </w:r>
      </w:ins>
      <w:r>
        <w:rPr>
          <w:rFonts w:hint="default" w:ascii="Times New Roman" w:hAnsi="Times New Roman" w:cs="Times New Roman" w:eastAsiaTheme="minorEastAsia"/>
          <w:color w:val="auto"/>
          <w:sz w:val="18"/>
          <w:szCs w:val="18"/>
          <w:highlight w:val="none"/>
        </w:rPr>
        <w:t>LSTM-ARIMA双流融合模型（引入海拔系数与节庆标签），平均绝对偏差降低41.7%；联邦特征共享机制在保护隐私的同时，提升节假日预测精度12%</w:t>
      </w:r>
      <w:del w:id="715" w:author="bjb" w:date="2026-04-02T16:27:33Z">
        <w:r>
          <w:rPr>
            <w:rFonts w:hint="default" w:ascii="Times New Roman" w:hAnsi="Times New Roman" w:cs="Times New Roman" w:eastAsiaTheme="minorEastAsia"/>
            <w:color w:val="auto"/>
            <w:sz w:val="18"/>
            <w:szCs w:val="18"/>
            <w:highlight w:val="none"/>
            <w:lang w:val="en-US"/>
          </w:rPr>
          <w:delText>–</w:delText>
        </w:r>
      </w:del>
      <w:ins w:id="716" w:author="bjb" w:date="2026-04-02T16:27:33Z">
        <w:r>
          <w:rPr>
            <w:rFonts w:hint="eastAsia" w:ascii="Times New Roman" w:hAnsi="Times New Roman" w:cs="Times New Roman" w:eastAsiaTheme="minorEastAsia"/>
            <w:color w:val="auto"/>
            <w:sz w:val="18"/>
            <w:szCs w:val="18"/>
            <w:highlight w:val="none"/>
            <w:lang w:val="en-US" w:eastAsia="zh-CN"/>
          </w:rPr>
          <w:t>~</w:t>
        </w:r>
      </w:ins>
      <w:r>
        <w:rPr>
          <w:rFonts w:hint="default" w:ascii="Times New Roman" w:hAnsi="Times New Roman" w:cs="Times New Roman" w:eastAsiaTheme="minorEastAsia"/>
          <w:color w:val="auto"/>
          <w:sz w:val="18"/>
          <w:szCs w:val="18"/>
          <w:highlight w:val="none"/>
        </w:rPr>
        <w:t>18%。技术层面，边缘分层部署使数据处理延迟降至4.3秒，响应速度提升300倍；全息沙盘集成环境与成本因子，可量化评估政策效果（如联票政策带动客单价上升12%）。该系统</w:t>
      </w:r>
      <w:r>
        <w:rPr>
          <w:rFonts w:hint="default" w:ascii="Times New Roman" w:hAnsi="Times New Roman" w:cs="Times New Roman" w:eastAsiaTheme="minorEastAsia"/>
          <w:color w:val="auto"/>
          <w:sz w:val="18"/>
          <w:szCs w:val="18"/>
          <w:highlight w:val="none"/>
          <w:u w:val="none"/>
        </w:rPr>
        <w:t>为西南中小景区提</w:t>
      </w:r>
      <w:ins w:id="717" w:author="bjb" w:date="2026-04-02T10:49:22Z">
        <w:r>
          <w:rPr>
            <w:rFonts w:hint="eastAsia" w:ascii="Times New Roman" w:hAnsi="Times New Roman" w:cs="Times New Roman" w:eastAsiaTheme="minorEastAsia"/>
            <w:color w:val="auto"/>
            <w:sz w:val="18"/>
            <w:szCs w:val="18"/>
            <w:highlight w:val="none"/>
            <w:u w:val="none"/>
            <w:lang w:eastAsia="zh-CN"/>
          </w:rPr>
          <w:t>供了</w:t>
        </w:r>
      </w:ins>
      <w:del w:id="718" w:author="bjb" w:date="2026-04-02T10:49:22Z">
        <w:r>
          <w:rPr>
            <w:rFonts w:hint="default" w:ascii="Times New Roman" w:hAnsi="Times New Roman" w:cs="Times New Roman" w:eastAsiaTheme="minorEastAsia"/>
            <w:color w:val="auto"/>
            <w:sz w:val="18"/>
            <w:szCs w:val="18"/>
            <w:highlight w:val="none"/>
            <w:u w:val="none"/>
          </w:rPr>
          <w:delText>供</w:delText>
        </w:r>
      </w:del>
      <w:r>
        <w:rPr>
          <w:rFonts w:hint="default" w:ascii="Times New Roman" w:hAnsi="Times New Roman" w:cs="Times New Roman" w:eastAsiaTheme="minorEastAsia"/>
          <w:color w:val="auto"/>
          <w:sz w:val="18"/>
          <w:szCs w:val="18"/>
          <w:highlight w:val="none"/>
          <w:u w:val="none"/>
        </w:rPr>
        <w:t>首套“预测</w:t>
      </w:r>
      <w:ins w:id="719" w:author="bjb" w:date="2026-04-02T10:49:23Z">
        <w:r>
          <w:rPr>
            <w:rFonts w:hint="eastAsia" w:ascii="Times New Roman" w:hAnsi="Times New Roman" w:cs="Times New Roman" w:eastAsiaTheme="minorEastAsia"/>
            <w:color w:val="auto"/>
            <w:sz w:val="18"/>
            <w:szCs w:val="18"/>
            <w:highlight w:val="none"/>
            <w:u w:val="none"/>
            <w:lang w:eastAsia="zh-CN"/>
          </w:rPr>
          <w:t>－</w:t>
        </w:r>
      </w:ins>
      <w:del w:id="720" w:author="bjb" w:date="2026-04-02T10:49:23Z">
        <w:r>
          <w:rPr>
            <w:rFonts w:hint="default" w:ascii="Times New Roman" w:hAnsi="Times New Roman" w:cs="Times New Roman" w:eastAsiaTheme="minorEastAsia"/>
            <w:color w:val="auto"/>
            <w:sz w:val="18"/>
            <w:szCs w:val="18"/>
            <w:highlight w:val="none"/>
            <w:u w:val="none"/>
          </w:rPr>
          <w:delText>-</w:delText>
        </w:r>
      </w:del>
      <w:r>
        <w:rPr>
          <w:rFonts w:hint="default" w:ascii="Times New Roman" w:hAnsi="Times New Roman" w:cs="Times New Roman" w:eastAsiaTheme="minorEastAsia"/>
          <w:color w:val="auto"/>
          <w:sz w:val="18"/>
          <w:szCs w:val="18"/>
          <w:highlight w:val="none"/>
          <w:u w:val="none"/>
        </w:rPr>
        <w:t>决策</w:t>
      </w:r>
      <w:ins w:id="721" w:author="bjb" w:date="2026-04-02T10:49:23Z">
        <w:r>
          <w:rPr>
            <w:rFonts w:hint="eastAsia" w:ascii="Times New Roman" w:hAnsi="Times New Roman" w:cs="Times New Roman" w:eastAsiaTheme="minorEastAsia"/>
            <w:color w:val="auto"/>
            <w:sz w:val="18"/>
            <w:szCs w:val="18"/>
            <w:highlight w:val="none"/>
            <w:u w:val="none"/>
            <w:lang w:eastAsia="zh-CN"/>
          </w:rPr>
          <w:t>－</w:t>
        </w:r>
      </w:ins>
      <w:del w:id="722" w:author="bjb" w:date="2026-04-02T10:49:23Z">
        <w:r>
          <w:rPr>
            <w:rFonts w:hint="default" w:ascii="Times New Roman" w:hAnsi="Times New Roman" w:cs="Times New Roman" w:eastAsiaTheme="minorEastAsia"/>
            <w:color w:val="auto"/>
            <w:sz w:val="18"/>
            <w:szCs w:val="18"/>
            <w:highlight w:val="none"/>
            <w:u w:val="none"/>
          </w:rPr>
          <w:delText>-</w:delText>
        </w:r>
      </w:del>
      <w:r>
        <w:rPr>
          <w:rFonts w:hint="default" w:ascii="Times New Roman" w:hAnsi="Times New Roman" w:cs="Times New Roman" w:eastAsiaTheme="minorEastAsia"/>
          <w:color w:val="auto"/>
          <w:sz w:val="18"/>
          <w:szCs w:val="18"/>
          <w:highlight w:val="none"/>
          <w:u w:val="none"/>
        </w:rPr>
        <w:t>调控”</w:t>
      </w:r>
      <w:r>
        <w:rPr>
          <w:rFonts w:hint="default" w:ascii="Times New Roman" w:hAnsi="Times New Roman" w:cs="Times New Roman" w:eastAsiaTheme="minorEastAsia"/>
          <w:color w:val="auto"/>
          <w:sz w:val="18"/>
          <w:szCs w:val="18"/>
          <w:highlight w:val="none"/>
        </w:rPr>
        <w:t>闭环系统，实现响应时间</w:t>
      </w:r>
      <w:del w:id="723" w:author="bjb" w:date="2026-04-02T16:29:17Z">
        <w:r>
          <w:rPr>
            <w:rFonts w:hint="default" w:ascii="Times New Roman" w:hAnsi="Times New Roman" w:cs="Times New Roman" w:eastAsiaTheme="minorEastAsia"/>
            <w:color w:val="auto"/>
            <w:sz w:val="18"/>
            <w:szCs w:val="18"/>
            <w:highlight w:val="none"/>
            <w:lang w:val="en-US"/>
          </w:rPr>
          <w:delText>8.3秒</w:delText>
        </w:r>
      </w:del>
      <w:ins w:id="724" w:author="bjb" w:date="2026-04-02T16:29:18Z">
        <w:r>
          <w:rPr>
            <w:rFonts w:hint="eastAsia" w:ascii="Times New Roman" w:hAnsi="Times New Roman" w:cs="Times New Roman" w:eastAsiaTheme="minorEastAsia"/>
            <w:color w:val="auto"/>
            <w:sz w:val="18"/>
            <w:szCs w:val="18"/>
            <w:highlight w:val="none"/>
            <w:lang w:val="en-US" w:eastAsia="zh-CN"/>
          </w:rPr>
          <w:t>显著</w:t>
        </w:r>
      </w:ins>
      <w:ins w:id="725" w:author="bjb" w:date="2026-04-02T16:29:20Z">
        <w:r>
          <w:rPr>
            <w:rFonts w:hint="eastAsia" w:ascii="Times New Roman" w:hAnsi="Times New Roman" w:cs="Times New Roman" w:eastAsiaTheme="minorEastAsia"/>
            <w:color w:val="auto"/>
            <w:sz w:val="18"/>
            <w:szCs w:val="18"/>
            <w:highlight w:val="none"/>
            <w:lang w:val="en-US" w:eastAsia="zh-CN"/>
          </w:rPr>
          <w:t>缩短</w:t>
        </w:r>
      </w:ins>
      <w:r>
        <w:rPr>
          <w:rFonts w:hint="default" w:ascii="Times New Roman" w:hAnsi="Times New Roman" w:cs="Times New Roman" w:eastAsiaTheme="minorEastAsia"/>
          <w:color w:val="auto"/>
          <w:sz w:val="18"/>
          <w:szCs w:val="18"/>
          <w:highlight w:val="none"/>
        </w:rPr>
        <w:t>、接待效率</w:t>
      </w:r>
      <w:del w:id="726" w:author="bjb" w:date="2026-04-02T16:29:42Z">
        <w:r>
          <w:rPr>
            <w:rFonts w:hint="default" w:ascii="Times New Roman" w:hAnsi="Times New Roman" w:cs="Times New Roman" w:eastAsiaTheme="minorEastAsia"/>
            <w:color w:val="auto"/>
            <w:sz w:val="18"/>
            <w:szCs w:val="18"/>
            <w:highlight w:val="none"/>
            <w:lang w:val="en-US"/>
          </w:rPr>
          <w:delText>提升35%等运营</w:delText>
        </w:r>
      </w:del>
      <w:ins w:id="727" w:author="bjb" w:date="2026-04-02T16:29:43Z">
        <w:r>
          <w:rPr>
            <w:rFonts w:hint="eastAsia" w:ascii="Times New Roman" w:hAnsi="Times New Roman" w:cs="Times New Roman" w:eastAsiaTheme="minorEastAsia"/>
            <w:color w:val="auto"/>
            <w:sz w:val="18"/>
            <w:szCs w:val="18"/>
            <w:highlight w:val="none"/>
            <w:lang w:val="en-US" w:eastAsia="zh-CN"/>
          </w:rPr>
          <w:t>大幅</w:t>
        </w:r>
      </w:ins>
      <w:r>
        <w:rPr>
          <w:rFonts w:hint="default" w:ascii="Times New Roman" w:hAnsi="Times New Roman" w:cs="Times New Roman" w:eastAsiaTheme="minorEastAsia"/>
          <w:color w:val="auto"/>
          <w:sz w:val="18"/>
          <w:szCs w:val="18"/>
          <w:highlight w:val="none"/>
        </w:rPr>
        <w:t>优化，填补了相关技术空白。</w:t>
      </w:r>
    </w:p>
    <w:p>
      <w:pPr/>
      <w:r>
        <w:t>同时，本研究仍存在以下局限性：第一，数据覆盖范围有限，当前12类数据仅来源于六盘水市5个核心景区，模型在其他山地旅游目的地的泛化能力尚未得到验证；第二，训练数据时间跨度（2020—2024年）包含新冠疫情期间的异常客流，可能影响模型对常态化情境的预测代表性；第三，部分偏远山地景区的IoT传感器覆盖不足，导致环境数据存在缺失，实时预测精度受限。下一步研究将聚焦以下两个方面：一是模型架构优化，引入Transformer注意力机制以捕捉长期跨季节依赖关系，并设计自适应权重机制动态调整LSTM与ARIMA的融合比例，增强模型对突发事件（如极端天气、公共卫生事件）的应对能力；二是数据源拓展，计划接入卫星遥感影像与交通摄像头车流数据，弥补现有IoT传感器在偏远山地景区的覆盖盲区，提升复杂地形条件下的数据采集完整性与实时预测能力。</w:t>
      </w:r>
    </w:p>
    <w:commentRangeEnd w:id="3"/>
    <w:p w14:paraId="2338E21E">
      <w:pPr>
        <w:pageBreakBefore w:val="0"/>
        <w:widowControl/>
        <w:kinsoku/>
        <w:wordWrap/>
        <w:overflowPunct w:val="0"/>
        <w:topLinePunct w:val="0"/>
        <w:autoSpaceDE w:val="0"/>
        <w:autoSpaceDN w:val="0"/>
        <w:bidi w:val="0"/>
        <w:adjustRightInd w:val="0"/>
        <w:snapToGrid w:val="0"/>
        <w:spacing w:line="360" w:lineRule="auto"/>
        <w:ind w:firstLine="420" w:firstLineChars="200"/>
        <w:jc w:val="both"/>
        <w:textAlignment w:val="baseline"/>
        <w:rPr>
          <w:rFonts w:hint="default" w:ascii="Times New Roman" w:hAnsi="Times New Roman" w:cs="Times New Roman" w:eastAsiaTheme="minorEastAsia"/>
          <w:color w:val="auto"/>
          <w:sz w:val="18"/>
          <w:szCs w:val="18"/>
          <w:highlight w:val="none"/>
          <w:u w:val="none"/>
        </w:rPr>
      </w:pPr>
      <w:r>
        <w:commentReference w:id="3"/>
      </w:r>
    </w:p>
    <w:p w14:paraId="5487DFCD">
      <w:pPr>
        <w:pageBreakBefore w:val="0"/>
        <w:widowControl/>
        <w:kinsoku/>
        <w:wordWrap/>
        <w:overflowPunct w:val="0"/>
        <w:topLinePunct w:val="0"/>
        <w:autoSpaceDE w:val="0"/>
        <w:autoSpaceDN w:val="0"/>
        <w:bidi w:val="0"/>
        <w:adjustRightInd w:val="0"/>
        <w:snapToGrid w:val="0"/>
        <w:spacing w:line="360" w:lineRule="auto"/>
        <w:ind w:firstLine="360" w:firstLineChars="200"/>
        <w:jc w:val="both"/>
        <w:textAlignment w:val="baseline"/>
        <w:rPr>
          <w:rFonts w:hint="default" w:ascii="Times New Roman" w:hAnsi="Times New Roman" w:cs="Times New Roman" w:eastAsiaTheme="minorEastAsia"/>
          <w:color w:val="auto"/>
          <w:sz w:val="18"/>
          <w:szCs w:val="18"/>
          <w:highlight w:val="none"/>
          <w:u w:val="none"/>
        </w:rPr>
      </w:pPr>
    </w:p>
    <w:p w14:paraId="2FA249EA">
      <w:pPr>
        <w:pageBreakBefore w:val="0"/>
        <w:widowControl/>
        <w:kinsoku/>
        <w:wordWrap/>
        <w:overflowPunct w:val="0"/>
        <w:topLinePunct w:val="0"/>
        <w:autoSpaceDE w:val="0"/>
        <w:autoSpaceDN w:val="0"/>
        <w:bidi w:val="0"/>
        <w:adjustRightInd w:val="0"/>
        <w:snapToGrid w:val="0"/>
        <w:spacing w:line="360" w:lineRule="auto"/>
        <w:ind w:firstLine="360" w:firstLineChars="200"/>
        <w:jc w:val="both"/>
        <w:textAlignment w:val="baseline"/>
        <w:rPr>
          <w:rFonts w:hint="default" w:ascii="Times New Roman" w:hAnsi="Times New Roman" w:cs="Times New Roman" w:eastAsiaTheme="minorEastAsia"/>
          <w:color w:val="auto"/>
          <w:sz w:val="18"/>
          <w:szCs w:val="18"/>
          <w:highlight w:val="none"/>
          <w:u w:val="none"/>
        </w:rPr>
      </w:pPr>
    </w:p>
    <w:p w14:paraId="4BCFA98E">
      <w:pPr>
        <w:pageBreakBefore w:val="0"/>
        <w:widowControl/>
        <w:kinsoku/>
        <w:wordWrap/>
        <w:overflowPunct w:val="0"/>
        <w:topLinePunct w:val="0"/>
        <w:autoSpaceDE w:val="0"/>
        <w:autoSpaceDN w:val="0"/>
        <w:bidi w:val="0"/>
        <w:adjustRightInd w:val="0"/>
        <w:snapToGrid w:val="0"/>
        <w:spacing w:line="360" w:lineRule="auto"/>
        <w:jc w:val="both"/>
        <w:textAlignment w:val="baseline"/>
        <w:rPr>
          <w:rStyle w:val="20"/>
          <w:rFonts w:hint="eastAsia" w:ascii="Times New Roman" w:hAnsi="Times New Roman" w:eastAsia="黑体" w:cs="Times New Roman"/>
          <w:b w:val="0"/>
          <w:bCs/>
          <w:i w:val="0"/>
          <w:iCs w:val="0"/>
          <w:caps w:val="0"/>
          <w:color w:val="auto"/>
          <w:spacing w:val="0"/>
          <w:sz w:val="18"/>
          <w:szCs w:val="18"/>
          <w:highlight w:val="none"/>
          <w:shd w:val="clear" w:fill="FFFFFF"/>
          <w:lang w:eastAsia="zh-CN"/>
        </w:rPr>
      </w:pPr>
      <w:r>
        <w:rPr>
          <w:rStyle w:val="20"/>
          <w:rFonts w:hint="default" w:ascii="Times New Roman" w:hAnsi="Times New Roman" w:eastAsia="黑体" w:cs="Times New Roman"/>
          <w:b w:val="0"/>
          <w:bCs/>
          <w:i w:val="0"/>
          <w:iCs w:val="0"/>
          <w:caps w:val="0"/>
          <w:color w:val="auto"/>
          <w:spacing w:val="0"/>
          <w:sz w:val="18"/>
          <w:szCs w:val="18"/>
          <w:highlight w:val="none"/>
          <w:shd w:val="clear" w:fill="FFFFFF"/>
        </w:rPr>
        <w:t>参考文献</w:t>
      </w:r>
      <w:bookmarkStart w:id="12" w:name="_Ref29654"/>
      <w:r>
        <w:rPr>
          <w:rStyle w:val="20"/>
          <w:rFonts w:hint="eastAsia" w:ascii="Times New Roman" w:hAnsi="Times New Roman" w:eastAsia="黑体" w:cs="Times New Roman"/>
          <w:b w:val="0"/>
          <w:bCs/>
          <w:i w:val="0"/>
          <w:iCs w:val="0"/>
          <w:caps w:val="0"/>
          <w:color w:val="auto"/>
          <w:spacing w:val="0"/>
          <w:sz w:val="18"/>
          <w:szCs w:val="18"/>
          <w:highlight w:val="none"/>
          <w:shd w:val="clear" w:fill="FFFFFF"/>
          <w:lang w:eastAsia="zh-CN"/>
        </w:rPr>
        <w:t>：</w:t>
      </w:r>
    </w:p>
    <w:p w14:paraId="7C500D5F">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commentRangeStart w:id="4"/>
      <w:r>
        <w:rPr>
          <w:rFonts w:hint="default" w:ascii="Times New Roman" w:hAnsi="Times New Roman" w:eastAsia="宋体" w:cs="Times New Roman"/>
          <w:i w:val="0"/>
          <w:iCs w:val="0"/>
          <w:caps w:val="0"/>
          <w:snapToGrid w:val="0"/>
          <w:color w:val="000000"/>
          <w:spacing w:val="0"/>
          <w:kern w:val="0"/>
          <w:sz w:val="18"/>
          <w:szCs w:val="18"/>
          <w:shd w:val="clear" w:fill="FFFFFF"/>
          <w:lang w:val="en-US" w:eastAsia="en-US" w:bidi="ar-SA"/>
        </w:rPr>
        <w:t>[</w:t>
      </w: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w:t>
      </w:r>
      <w:r>
        <w:rPr>
          <w:rFonts w:hint="default" w:ascii="Times New Roman" w:hAnsi="Times New Roman" w:eastAsia="宋体" w:cs="Times New Roman"/>
          <w:i w:val="0"/>
          <w:iCs w:val="0"/>
          <w:caps w:val="0"/>
          <w:color w:val="auto"/>
          <w:spacing w:val="0"/>
          <w:sz w:val="18"/>
          <w:szCs w:val="18"/>
          <w:highlight w:val="none"/>
          <w:shd w:val="clear" w:fill="FFFFFF"/>
        </w:rPr>
        <w:t>Sweeney L. k-Anonymity: A Model for Protecting Privacy[J]. International Journal of Uncertainty, Fuzziness and Knowledge-Based Systems, 2002, 10(5): 557-570.</w:t>
      </w:r>
      <w:bookmarkEnd w:id="12"/>
      <w:bookmarkStart w:id="13" w:name="_Ref29484"/>
    </w:p>
    <w:p w14:paraId="44D7CB37">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[2]</w:t>
      </w:r>
      <w:r>
        <w:rPr>
          <w:rFonts w:hint="default" w:ascii="Times New Roman" w:hAnsi="Times New Roman" w:eastAsia="宋体" w:cs="Times New Roman"/>
          <w:i w:val="0"/>
          <w:iCs w:val="0"/>
          <w:caps w:val="0"/>
          <w:color w:val="auto"/>
          <w:spacing w:val="0"/>
          <w:sz w:val="18"/>
          <w:szCs w:val="18"/>
          <w:highlight w:val="none"/>
          <w:shd w:val="clear" w:fill="FFFFFF"/>
        </w:rPr>
        <w:t>Li H, Hu M, Li G. Forecasting Tourism Demand with Multisource Big Data[J]. Annals of Tourism Research, 2020, 83: 102912.</w:t>
      </w:r>
      <w:bookmarkEnd w:id="13"/>
      <w:bookmarkStart w:id="14" w:name="_Ref29494"/>
    </w:p>
    <w:p w14:paraId="298883C5">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[3]</w:t>
      </w:r>
      <w:r>
        <w:rPr>
          <w:rFonts w:hint="default" w:ascii="Times New Roman" w:hAnsi="Times New Roman" w:eastAsia="宋体" w:cs="Times New Roman"/>
          <w:i w:val="0"/>
          <w:iCs w:val="0"/>
          <w:caps w:val="0"/>
          <w:color w:val="auto"/>
          <w:spacing w:val="0"/>
          <w:sz w:val="18"/>
          <w:szCs w:val="18"/>
          <w:highlight w:val="none"/>
          <w:shd w:val="clear" w:fill="FFFFFF"/>
        </w:rPr>
        <w:t>Law R, Li G, Fong D K C, et al. Tourism Demand Forecasting: A Deep Learning Approach[J]. Annals of Tourism Research, 2019, 75: 410-423.</w:t>
      </w:r>
      <w:bookmarkEnd w:id="14"/>
      <w:bookmarkStart w:id="15" w:name="_Ref29582"/>
    </w:p>
    <w:p w14:paraId="4BB1B926">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[4]</w:t>
      </w:r>
      <w:r>
        <w:rPr>
          <w:rFonts w:hint="default" w:ascii="Times New Roman" w:hAnsi="Times New Roman" w:eastAsia="宋体" w:cs="Times New Roman"/>
          <w:i w:val="0"/>
          <w:iCs w:val="0"/>
          <w:caps w:val="0"/>
          <w:color w:val="auto"/>
          <w:spacing w:val="0"/>
          <w:sz w:val="18"/>
          <w:szCs w:val="18"/>
          <w:highlight w:val="none"/>
          <w:shd w:val="clear" w:fill="FFFFFF"/>
        </w:rPr>
        <w:t>Song H, Li G. Tourism Demand Modelling and Forecasting—A Review of Recent Research[J]. Tourism Management, 2008, 29(2): 203-220.</w:t>
      </w:r>
      <w:bookmarkEnd w:id="15"/>
      <w:bookmarkStart w:id="16" w:name="_Ref29501"/>
    </w:p>
    <w:p w14:paraId="1E7995F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[5]</w:t>
      </w:r>
      <w:r>
        <w:rPr>
          <w:rFonts w:hint="default" w:ascii="Times New Roman" w:hAnsi="Times New Roman" w:eastAsia="宋体" w:cs="Times New Roman"/>
          <w:i w:val="0"/>
          <w:iCs w:val="0"/>
          <w:caps w:val="0"/>
          <w:color w:val="auto"/>
          <w:spacing w:val="0"/>
          <w:sz w:val="18"/>
          <w:szCs w:val="18"/>
          <w:highlight w:val="none"/>
          <w:shd w:val="clear" w:fill="FFFFFF"/>
        </w:rPr>
        <w:t>Yang Q, Liu Y, Chen T, et al. Federated Machine Learning: Concept and Applications[J]. ACM Transactions on Intelligent Systems and Technology, 2019, 10(2): 1-19.</w:t>
      </w:r>
      <w:commentRangeEnd w:id="4"/>
      <w:r>
        <w:rPr>
          <w:color w:val="auto"/>
          <w:highlight w:val="none"/>
        </w:rPr>
        <w:commentReference w:id="4"/>
      </w:r>
      <w:bookmarkEnd w:id="16"/>
      <w:bookmarkStart w:id="17" w:name="_Ref29553"/>
    </w:p>
    <w:bookmarkEnd w:id="17"/>
    <w:p w14:paraId="22A0D377">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eastAsia" w:ascii="Times New Roman" w:hAnsi="Times New Roman" w:eastAsia="宋体" w:cs="Times New Roman"/>
          <w:i w:val="0"/>
          <w:iCs w:val="0"/>
          <w:caps w:val="0"/>
          <w:color w:val="auto"/>
          <w:spacing w:val="0"/>
          <w:sz w:val="18"/>
          <w:szCs w:val="18"/>
          <w:highlight w:val="none"/>
          <w:shd w:val="clear" w:fill="FFFFFF"/>
          <w:lang w:eastAsia="zh-CN"/>
        </w:rPr>
        <w:t>[6] Wu B,Wang L,Zeng Y R.Interpretable Tourism Demand Forecasting with Two-Stage Decomposition and Temporal Fusion Transformers[J].Journal of Systems Science and Complexity,2024,37(6):2654-2679</w:t>
      </w:r>
      <w:r>
        <w:rPr>
          <w:rFonts w:hint="default" w:ascii="Times New Roman" w:hAnsi="Times New Roman" w:eastAsia="宋体" w:cs="Times New Roman"/>
          <w:i w:val="0"/>
          <w:iCs w:val="0"/>
          <w:caps w:val="0"/>
          <w:color w:val="auto"/>
          <w:spacing w:val="0"/>
          <w:sz w:val="18"/>
          <w:szCs w:val="18"/>
          <w:highlight w:val="none"/>
          <w:shd w:val="clear" w:fill="FFFFFF"/>
        </w:rPr>
        <w:t>.</w:t>
      </w:r>
    </w:p>
    <w:p w14:paraId="4709642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auto"/>
          <w:spacing w:val="0"/>
          <w:sz w:val="18"/>
          <w:szCs w:val="18"/>
          <w:highlight w:val="none"/>
          <w:shd w:val="clear" w:fill="FFFFFF"/>
          <w:lang w:eastAsia="zh-CN"/>
        </w:rPr>
      </w:pPr>
      <w:r>
        <w:rPr>
          <w:rFonts w:hint="eastAsia" w:ascii="Times New Roman" w:hAnsi="Times New Roman" w:eastAsia="宋体" w:cs="Times New Roman"/>
          <w:i w:val="0"/>
          <w:iCs w:val="0"/>
          <w:caps w:val="0"/>
          <w:color w:val="auto"/>
          <w:spacing w:val="0"/>
          <w:sz w:val="18"/>
          <w:szCs w:val="18"/>
          <w:highlight w:val="none"/>
          <w:shd w:val="clear" w:fill="FFFFFF"/>
          <w:lang w:eastAsia="zh-CN"/>
        </w:rPr>
        <w:t>[7] 潘嘉贝,朱莹,莫书迪.基于数字足迹与深度学习的城市旅游流量预测[J].建模与仿真,2025,14(6):304-318.</w:t>
      </w:r>
    </w:p>
    <w:p w14:paraId="3C2DFF2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[8]</w:t>
      </w:r>
      <w:r>
        <w:rPr>
          <w:rFonts w:hint="default" w:ascii="Times New Roman" w:hAnsi="Times New Roman" w:eastAsia="宋体" w:cs="Times New Roman"/>
          <w:i w:val="0"/>
          <w:iCs w:val="0"/>
          <w:caps w:val="0"/>
          <w:color w:val="auto"/>
          <w:spacing w:val="0"/>
          <w:sz w:val="18"/>
          <w:szCs w:val="18"/>
          <w:highlight w:val="none"/>
          <w:shd w:val="clear" w:fill="FFFFFF"/>
        </w:rPr>
        <w:t>Li Y, Li Y P. Prophet-NNAR Hybrid Forecasting Method Considering Holiday Effects[J]. Journal of Systems Science and Mathematical Sciences, 2022, 42(6): 1537-1550.</w:t>
      </w:r>
    </w:p>
    <w:p w14:paraId="04443D15">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[9]</w:t>
      </w:r>
      <w:r>
        <w:rPr>
          <w:rFonts w:hint="default" w:ascii="Times New Roman" w:hAnsi="Times New Roman" w:eastAsia="宋体" w:cs="Times New Roman"/>
          <w:i w:val="0"/>
          <w:iCs w:val="0"/>
          <w:caps w:val="0"/>
          <w:color w:val="auto"/>
          <w:spacing w:val="0"/>
          <w:sz w:val="18"/>
          <w:szCs w:val="18"/>
          <w:highlight w:val="none"/>
          <w:shd w:val="clear" w:fill="FFFFFF"/>
        </w:rPr>
        <w:t>Zhang C, et al. Daily Tourism Forecasting via PCA-GWO-ELM[J]. Journal of Forecasting, 2023, 42(5): 1029-1045.</w:t>
      </w:r>
    </w:p>
    <w:p w14:paraId="69153A6F">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[10]</w:t>
      </w:r>
      <w:ins w:id="741" w:author="bjb" w:date="2026-04-02T10:38:14Z">
        <w:r>
          <w:rPr>
            <w:rFonts w:hint="default" w:ascii="Times New Roman" w:hAnsi="Times New Roman" w:eastAsia="宋体" w:cs="Times New Roman"/>
            <w:i w:val="0"/>
            <w:iCs w:val="0"/>
            <w:caps w:val="0"/>
            <w:color w:val="auto"/>
            <w:spacing w:val="0"/>
            <w:sz w:val="18"/>
            <w:szCs w:val="18"/>
            <w:highlight w:val="none"/>
            <w:shd w:val="clear" w:fill="FFFFFF"/>
          </w:rPr>
          <w:t>刘许</w:t>
        </w:r>
      </w:ins>
      <w:ins w:id="742" w:author="bjb" w:date="2026-04-02T10:38:16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ins>
      <w:ins w:id="743" w:author="bjb" w:date="2026-04-02T10:38:14Z">
        <w:r>
          <w:rPr>
            <w:rFonts w:hint="default" w:ascii="Times New Roman" w:hAnsi="Times New Roman" w:eastAsia="宋体" w:cs="Times New Roman"/>
            <w:i w:val="0"/>
            <w:iCs w:val="0"/>
            <w:caps w:val="0"/>
            <w:color w:val="auto"/>
            <w:spacing w:val="0"/>
            <w:sz w:val="18"/>
            <w:szCs w:val="18"/>
            <w:highlight w:val="none"/>
            <w:shd w:val="clear" w:fill="FFFFFF"/>
          </w:rPr>
          <w:t>周丹</w:t>
        </w:r>
      </w:ins>
      <w:del w:id="744" w:author="bjb" w:date="2026-04-02T10:38:14Z">
        <w:r>
          <w:rPr>
            <w:rFonts w:hint="default" w:ascii="Times New Roman" w:hAnsi="Times New Roman" w:eastAsia="宋体" w:cs="Times New Roman"/>
            <w:i w:val="0"/>
            <w:iCs w:val="0"/>
            <w:caps w:val="0"/>
            <w:color w:val="auto"/>
            <w:spacing w:val="0"/>
            <w:sz w:val="18"/>
            <w:szCs w:val="18"/>
            <w:highlight w:val="none"/>
            <w:shd w:val="clear" w:fill="FFFFFF"/>
          </w:rPr>
          <w:delText>武汉众智数字技术</w:delText>
        </w:r>
      </w:del>
      <w:r>
        <w:rPr>
          <w:rFonts w:hint="default" w:ascii="Times New Roman" w:hAnsi="Times New Roman" w:eastAsia="宋体" w:cs="Times New Roman"/>
          <w:i w:val="0"/>
          <w:iCs w:val="0"/>
          <w:caps w:val="0"/>
          <w:color w:val="auto"/>
          <w:spacing w:val="0"/>
          <w:sz w:val="18"/>
          <w:szCs w:val="18"/>
          <w:highlight w:val="none"/>
          <w:shd w:val="clear" w:fill="FFFFFF"/>
        </w:rPr>
        <w:t xml:space="preserve">. </w:t>
      </w:r>
      <w:ins w:id="745" w:author="bjb" w:date="2026-04-02T10:38:23Z">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一种</w:t>
        </w:r>
      </w:ins>
      <w:r>
        <w:rPr>
          <w:rFonts w:hint="default" w:ascii="Times New Roman" w:hAnsi="Times New Roman" w:eastAsia="宋体" w:cs="Times New Roman"/>
          <w:i w:val="0"/>
          <w:iCs w:val="0"/>
          <w:caps w:val="0"/>
          <w:color w:val="auto"/>
          <w:spacing w:val="0"/>
          <w:sz w:val="18"/>
          <w:szCs w:val="18"/>
          <w:highlight w:val="none"/>
          <w:shd w:val="clear" w:fill="FFFFFF"/>
        </w:rPr>
        <w:t>基于旅游资源数据的市场预测分析方法和系统: CN118886947A[P]. 2024.</w:t>
      </w:r>
    </w:p>
    <w:p w14:paraId="48EB1C1A">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auto"/>
          <w:spacing w:val="0"/>
          <w:sz w:val="18"/>
          <w:szCs w:val="18"/>
          <w:highlight w:val="none"/>
          <w:shd w:val="clear" w:fill="FFFFFF"/>
          <w:lang w:eastAsia="zh-CN"/>
        </w:rPr>
      </w:pPr>
      <w:r>
        <w:rPr>
          <w:rFonts w:hint="eastAsia" w:ascii="Times New Roman" w:hAnsi="Times New Roman" w:eastAsia="宋体" w:cs="Times New Roman"/>
          <w:i w:val="0"/>
          <w:iCs w:val="0"/>
          <w:caps w:val="0"/>
          <w:color w:val="auto"/>
          <w:spacing w:val="0"/>
          <w:sz w:val="18"/>
          <w:szCs w:val="18"/>
          <w:highlight w:val="none"/>
          <w:shd w:val="clear" w:fill="FFFFFF"/>
          <w:lang w:eastAsia="zh-CN"/>
        </w:rPr>
        <w:t>[11] 李云飞.基于ARIMA和LSTM神经网络对中国入境游客规模预测的比较研究[J].社会科学前沿,2019(7):1291-1298.</w:t>
      </w:r>
    </w:p>
    <w:p w14:paraId="59CA4168">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[12]</w:t>
      </w:r>
      <w:r>
        <w:rPr>
          <w:rFonts w:hint="default" w:ascii="Times New Roman" w:hAnsi="Times New Roman" w:eastAsia="宋体" w:cs="Times New Roman"/>
          <w:i w:val="0"/>
          <w:iCs w:val="0"/>
          <w:caps w:val="0"/>
          <w:color w:val="auto"/>
          <w:spacing w:val="0"/>
          <w:sz w:val="18"/>
          <w:szCs w:val="18"/>
          <w:highlight w:val="none"/>
          <w:shd w:val="clear" w:fill="FFFFFF"/>
        </w:rPr>
        <w:t>北京体育大学等. 2024</w:t>
      </w:r>
      <w:r>
        <w:rPr>
          <w:rFonts w:hint="eastAsia" w:ascii="Times New Roman" w:hAnsi="Times New Roman" w:eastAsia="宋体" w:cs="Times New Roman"/>
          <w:i w:val="0"/>
          <w:iCs w:val="0"/>
          <w:caps w:val="0"/>
          <w:color w:val="auto"/>
          <w:spacing w:val="0"/>
          <w:sz w:val="18"/>
          <w:szCs w:val="18"/>
          <w:highlight w:val="none"/>
          <w:shd w:val="clear" w:fill="FFFFFF"/>
          <w:lang w:eastAsia="zh-CN"/>
        </w:rPr>
        <w:t>—</w:t>
      </w:r>
      <w:r>
        <w:rPr>
          <w:rFonts w:hint="default" w:ascii="Times New Roman" w:hAnsi="Times New Roman" w:eastAsia="宋体" w:cs="Times New Roman"/>
          <w:i w:val="0"/>
          <w:iCs w:val="0"/>
          <w:caps w:val="0"/>
          <w:color w:val="auto"/>
          <w:spacing w:val="0"/>
          <w:sz w:val="18"/>
          <w:szCs w:val="18"/>
          <w:highlight w:val="none"/>
          <w:shd w:val="clear" w:fill="FFFFFF"/>
        </w:rPr>
        <w:t>2025滑雪旅游预测报告[R]</w:t>
      </w:r>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i w:val="0"/>
          <w:iCs w:val="0"/>
          <w:caps w:val="0"/>
          <w:color w:val="auto"/>
          <w:spacing w:val="0"/>
          <w:sz w:val="18"/>
          <w:szCs w:val="18"/>
          <w:highlight w:val="none"/>
          <w:shd w:val="clear" w:fill="FFFFFF"/>
        </w:rPr>
        <w:t xml:space="preserve"> 2025.</w:t>
      </w:r>
    </w:p>
    <w:p w14:paraId="19D1C86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auto"/>
          <w:spacing w:val="0"/>
          <w:sz w:val="18"/>
          <w:szCs w:val="18"/>
          <w:highlight w:val="none"/>
          <w:shd w:val="clear" w:fill="FFFFFF"/>
          <w:lang w:eastAsia="zh-CN"/>
        </w:rPr>
      </w:pPr>
      <w:bookmarkStart w:id="18" w:name="_Ref29377"/>
      <w:r>
        <w:rPr>
          <w:rFonts w:hint="eastAsia" w:ascii="Times New Roman" w:hAnsi="Times New Roman" w:eastAsia="宋体" w:cs="Times New Roman"/>
          <w:i w:val="0"/>
          <w:iCs w:val="0"/>
          <w:caps w:val="0"/>
          <w:color w:val="auto"/>
          <w:spacing w:val="0"/>
          <w:sz w:val="18"/>
          <w:szCs w:val="18"/>
          <w:highlight w:val="none"/>
          <w:shd w:val="clear" w:fill="FFFFFF"/>
          <w:lang w:eastAsia="zh-CN"/>
        </w:rPr>
        <w:t>[13] Hu M,Li H,Song H,et al.Tourism Demand Forecasting Using Tourist-Generated Online Review Data[J].Tourism Management,2022,90:104490.</w:t>
      </w:r>
    </w:p>
    <w:p w14:paraId="6A2B2A3F">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[14]</w:t>
      </w:r>
      <w:r>
        <w:rPr>
          <w:rFonts w:hint="default" w:ascii="Times New Roman" w:hAnsi="Times New Roman" w:eastAsia="宋体" w:cs="Times New Roman"/>
          <w:i w:val="0"/>
          <w:iCs w:val="0"/>
          <w:caps w:val="0"/>
          <w:color w:val="auto"/>
          <w:spacing w:val="0"/>
          <w:sz w:val="18"/>
          <w:szCs w:val="18"/>
          <w:highlight w:val="none"/>
          <w:shd w:val="clear" w:fill="FFFFFF"/>
        </w:rPr>
        <w:t>Pacific Asia Travel Association. Asia Pacific Visitor Forecasts 2025</w:t>
      </w:r>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i w:val="0"/>
          <w:iCs w:val="0"/>
          <w:caps w:val="0"/>
          <w:color w:val="auto"/>
          <w:spacing w:val="0"/>
          <w:sz w:val="18"/>
          <w:szCs w:val="18"/>
          <w:highlight w:val="none"/>
          <w:shd w:val="clear" w:fill="FFFFFF"/>
        </w:rPr>
        <w:t>2027[R]</w:t>
      </w:r>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i w:val="0"/>
          <w:iCs w:val="0"/>
          <w:caps w:val="0"/>
          <w:color w:val="auto"/>
          <w:spacing w:val="0"/>
          <w:sz w:val="18"/>
          <w:szCs w:val="18"/>
          <w:highlight w:val="none"/>
          <w:shd w:val="clear" w:fill="FFFFFF"/>
        </w:rPr>
        <w:t xml:space="preserve"> 2025.</w:t>
      </w:r>
      <w:bookmarkEnd w:id="18"/>
      <w:bookmarkStart w:id="19" w:name="_Ref29066"/>
    </w:p>
    <w:p w14:paraId="3FD6123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[15]</w:t>
      </w:r>
      <w:r>
        <w:rPr>
          <w:rFonts w:hint="default" w:ascii="Times New Roman" w:hAnsi="Times New Roman" w:eastAsia="宋体" w:cs="Times New Roman"/>
          <w:i w:val="0"/>
          <w:iCs w:val="0"/>
          <w:caps w:val="0"/>
          <w:color w:val="auto"/>
          <w:spacing w:val="0"/>
          <w:sz w:val="18"/>
          <w:szCs w:val="18"/>
          <w:highlight w:val="none"/>
          <w:shd w:val="clear" w:fill="FFFFFF"/>
        </w:rPr>
        <w:t>中国旅游研究院. 2024年中国旅游经济运行分析与2025年发展预测[R]</w:t>
      </w:r>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w:t>
      </w:r>
      <w:r>
        <w:rPr>
          <w:rFonts w:hint="default" w:ascii="Times New Roman" w:hAnsi="Times New Roman" w:eastAsia="宋体" w:cs="Times New Roman"/>
          <w:i w:val="0"/>
          <w:iCs w:val="0"/>
          <w:caps w:val="0"/>
          <w:color w:val="auto"/>
          <w:spacing w:val="0"/>
          <w:sz w:val="18"/>
          <w:szCs w:val="18"/>
          <w:highlight w:val="none"/>
          <w:shd w:val="clear" w:fill="FFFFFF"/>
        </w:rPr>
        <w:t>2025.</w:t>
      </w:r>
      <w:bookmarkEnd w:id="19"/>
    </w:p>
    <w:p w14:paraId="51C26083">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commentRangeStart w:id="5"/>
      <w:r>
        <w:rPr>
          <w:rFonts w:hint="default" w:ascii="Times New Roman" w:hAnsi="Times New Roman" w:eastAsia="宋体" w:cs="Times New Roman"/>
          <w:i w:val="0"/>
          <w:iCs w:val="0"/>
          <w:caps w:val="0"/>
          <w:snapToGrid w:val="0"/>
          <w:color w:val="auto"/>
          <w:spacing w:val="0"/>
          <w:kern w:val="0"/>
          <w:sz w:val="18"/>
          <w:szCs w:val="18"/>
          <w:highlight w:val="none"/>
          <w:shd w:val="clear" w:fill="FFFFFF"/>
          <w:lang w:val="en-US" w:eastAsia="en-US" w:bidi="ar-SA"/>
        </w:rPr>
        <w:t>[16]</w:t>
      </w:r>
      <w:r>
        <w:rPr>
          <w:rFonts w:hint="default" w:ascii="Times New Roman" w:hAnsi="Times New Roman" w:eastAsia="宋体" w:cs="Times New Roman"/>
          <w:i w:val="0"/>
          <w:iCs w:val="0"/>
          <w:caps w:val="0"/>
          <w:color w:val="auto"/>
          <w:spacing w:val="0"/>
          <w:sz w:val="18"/>
          <w:szCs w:val="18"/>
          <w:highlight w:val="none"/>
          <w:shd w:val="clear" w:fill="FFFFFF"/>
        </w:rPr>
        <w:t>Law R. Back-Propagation Learning in Improving the Accuracy of Neural Network-Based Tourism Demand Forecasting[J]. Tourism Management, 2000, 21(4): 331-340.</w:t>
      </w:r>
      <w:commentRangeEnd w:id="5"/>
      <w:r>
        <w:rPr>
          <w:color w:val="auto"/>
          <w:highlight w:val="none"/>
        </w:rPr>
        <w:commentReference w:id="5"/>
      </w:r>
    </w:p>
    <w:p w14:paraId="101BD76E">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auto"/>
          <w:spacing w:val="0"/>
          <w:sz w:val="18"/>
          <w:szCs w:val="18"/>
          <w:highlight w:val="none"/>
          <w:shd w:val="clear" w:fill="FFFFFF"/>
          <w:lang w:eastAsia="zh-CN"/>
        </w:rPr>
      </w:pPr>
      <w:r>
        <w:rPr>
          <w:rFonts w:hint="eastAsia" w:ascii="Times New Roman" w:hAnsi="Times New Roman" w:eastAsia="宋体" w:cs="Times New Roman"/>
          <w:i w:val="0"/>
          <w:iCs w:val="0"/>
          <w:caps w:val="0"/>
          <w:color w:val="auto"/>
          <w:spacing w:val="0"/>
          <w:sz w:val="18"/>
          <w:szCs w:val="18"/>
          <w:highlight w:val="none"/>
          <w:shd w:val="clear" w:fill="FFFFFF"/>
          <w:lang w:eastAsia="zh-CN"/>
        </w:rPr>
        <w:t>[17] Wu D C,Zhong S,Wu J,et al.Tourism and Hospitality Forecasting with Big Data:A Systematic Review of the Literature[J].Journal of Hospitality &amp; Tourism Research,2025,49(3):615-634.</w:t>
      </w:r>
    </w:p>
    <w:p w14:paraId="52778C38">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0000FA"/>
          <w:spacing w:val="0"/>
          <w:sz w:val="18"/>
          <w:szCs w:val="18"/>
          <w:highlight w:val="none"/>
          <w:shd w:val="clear" w:fill="FFFFFF"/>
          <w:lang w:eastAsia="zh-CN"/>
        </w:rPr>
      </w:pPr>
    </w:p>
    <w:p w14:paraId="1E73564F">
      <w:pPr>
        <w:pageBreakBefore w:val="0"/>
        <w:widowControl/>
        <w:numPr>
          <w:ilvl w:val="0"/>
          <w:numId w:val="0"/>
        </w:numPr>
        <w:kinsoku/>
        <w:wordWrap/>
        <w:overflowPunct w:val="0"/>
        <w:topLinePunct w:val="0"/>
        <w:autoSpaceDE w:val="0"/>
        <w:autoSpaceDN w:val="0"/>
        <w:bidi w:val="0"/>
        <w:adjustRightInd w:val="0"/>
        <w:snapToGrid w:val="0"/>
        <w:spacing w:line="360" w:lineRule="auto"/>
        <w:ind w:left="425" w:leftChars="0" w:hanging="425" w:firstLineChars="0"/>
        <w:jc w:val="both"/>
        <w:textAlignment w:val="baseline"/>
        <w:rPr>
          <w:rFonts w:hint="eastAsia" w:ascii="Times New Roman" w:hAnsi="Times New Roman" w:eastAsia="宋体" w:cs="Times New Roman"/>
          <w:i w:val="0"/>
          <w:iCs w:val="0"/>
          <w:caps w:val="0"/>
          <w:color w:val="0000FA"/>
          <w:spacing w:val="0"/>
          <w:sz w:val="18"/>
          <w:szCs w:val="18"/>
          <w:highlight w:val="none"/>
          <w:shd w:val="clear" w:fill="FFFFFF"/>
          <w:lang w:eastAsia="zh-CN"/>
        </w:rPr>
      </w:pPr>
    </w:p>
    <w:p w14:paraId="70D7FA3F">
      <w:pPr>
        <w:pageBreakBefore w:val="0"/>
        <w:widowControl/>
        <w:kinsoku/>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i w:val="0"/>
          <w:iCs w:val="0"/>
          <w:caps w:val="0"/>
          <w:color w:val="000000"/>
          <w:spacing w:val="0"/>
          <w:sz w:val="18"/>
          <w:szCs w:val="18"/>
          <w:highlight w:val="none"/>
          <w:shd w:val="clear" w:fill="FFFFFF"/>
        </w:rPr>
      </w:pPr>
    </w:p>
    <w:p w14:paraId="310FCFBB">
      <w:pPr>
        <w:pageBreakBefore w:val="0"/>
        <w:widowControl/>
        <w:kinsoku/>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lang w:val="en-US" w:eastAsia="zh-CN"/>
        </w:rPr>
      </w:pPr>
      <w:commentRangeStart w:id="6"/>
      <w:r>
        <w:rPr>
          <w:rFonts w:hint="eastAsia" w:ascii="Times New Roman" w:hAnsi="Times New Roman" w:eastAsia="宋体" w:cs="Times New Roman"/>
          <w:i w:val="0"/>
          <w:iCs w:val="0"/>
          <w:caps w:val="0"/>
          <w:color w:val="auto"/>
          <w:spacing w:val="0"/>
          <w:sz w:val="18"/>
          <w:szCs w:val="18"/>
          <w:highlight w:val="none"/>
          <w:shd w:val="clear" w:fill="FFFFFF"/>
          <w:lang w:val="en-US" w:eastAsia="zh-CN"/>
        </w:rPr>
        <w:t>作者简介：舒永飞（2005—），男，贵州人，本科在读，研究方向为软件工程。</w:t>
      </w:r>
      <w:commentRangeEnd w:id="6"/>
      <w:r>
        <w:commentReference w:id="6"/>
      </w:r>
    </w:p>
    <w:p w14:paraId="5C39212D">
      <w:pPr>
        <w:pStyle w:val="12"/>
        <w:rPr>
          <w:rFonts w:hint="default" w:ascii="Times New Roman" w:hAnsi="Times New Roman" w:cs="Times New Roman"/>
          <w:sz w:val="18"/>
          <w:szCs w:val="18"/>
        </w:rPr>
      </w:pPr>
      <w:r>
        <w:rPr>
          <w:rFonts w:hint="default" w:ascii="Times New Roman" w:hAnsi="Times New Roman" w:eastAsia="宋体" w:cs="Times New Roman"/>
          <w:sz w:val="18"/>
          <w:szCs w:val="18"/>
          <w:lang w:val="en-US" w:eastAsia="zh-CN"/>
        </w:rPr>
        <w:t>基金项目：</w:t>
      </w:r>
      <w:r>
        <w:rPr>
          <w:rFonts w:hint="default" w:ascii="Times New Roman" w:hAnsi="Times New Roman" w:eastAsia="宋体" w:cs="Times New Roman"/>
          <w:sz w:val="18"/>
          <w:szCs w:val="18"/>
        </w:rPr>
        <w:t>省级教改项目“软件工程专业产教融合中</w:t>
      </w:r>
      <w:ins w:id="746" w:author="bjb" w:date="2026-04-02T10:49:30Z">
        <w:r>
          <w:rPr>
            <w:rFonts w:hint="eastAsia" w:ascii="Times New Roman" w:hAnsi="Times New Roman" w:eastAsia="宋体" w:cs="Times New Roman"/>
            <w:sz w:val="18"/>
            <w:szCs w:val="18"/>
            <w:lang w:eastAsia="zh-CN"/>
          </w:rPr>
          <w:t>‘</w:t>
        </w:r>
      </w:ins>
      <w:del w:id="747" w:author="bjb" w:date="2026-04-02T10:49:30Z">
        <w:r>
          <w:rPr>
            <w:rFonts w:hint="default" w:ascii="Times New Roman" w:hAnsi="Times New Roman" w:eastAsia="宋体" w:cs="Times New Roman"/>
            <w:sz w:val="18"/>
            <w:szCs w:val="18"/>
          </w:rPr>
          <w:delText>“</w:delText>
        </w:r>
      </w:del>
      <w:r>
        <w:rPr>
          <w:rFonts w:hint="default" w:ascii="Times New Roman" w:hAnsi="Times New Roman" w:eastAsia="宋体" w:cs="Times New Roman"/>
          <w:sz w:val="18"/>
          <w:szCs w:val="18"/>
        </w:rPr>
        <w:t>三链贯通，四融共促</w:t>
      </w:r>
      <w:ins w:id="748" w:author="bjb" w:date="2026-04-02T10:49:34Z">
        <w:r>
          <w:rPr>
            <w:rFonts w:hint="eastAsia" w:ascii="Times New Roman" w:hAnsi="Times New Roman" w:eastAsia="宋体" w:cs="Times New Roman"/>
            <w:sz w:val="18"/>
            <w:szCs w:val="18"/>
            <w:lang w:eastAsia="zh-CN"/>
          </w:rPr>
          <w:t>’</w:t>
        </w:r>
      </w:ins>
      <w:del w:id="749" w:author="bjb" w:date="2026-04-02T10:49:34Z">
        <w:r>
          <w:rPr>
            <w:rFonts w:hint="default" w:ascii="Times New Roman" w:hAnsi="Times New Roman" w:eastAsia="宋体" w:cs="Times New Roman"/>
            <w:sz w:val="18"/>
            <w:szCs w:val="18"/>
          </w:rPr>
          <w:delText>”</w:delText>
        </w:r>
      </w:del>
      <w:r>
        <w:rPr>
          <w:rFonts w:hint="default" w:ascii="Times New Roman" w:hAnsi="Times New Roman" w:eastAsia="宋体" w:cs="Times New Roman"/>
          <w:sz w:val="18"/>
          <w:szCs w:val="18"/>
        </w:rPr>
        <w:t>创新教 育模式的研究与实践</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GZJG2024323</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”，省级一流课程“面向对象程序设计（Java）</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235</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eastAsia="zh-CN"/>
        </w:rPr>
        <w:t>，游韵华章·时空旅测绘梦蓝图（2024DK269）</w:t>
      </w:r>
      <w:ins w:id="750" w:author="bjb" w:date="2026-04-02T16:26:22Z">
        <w:r>
          <w:rPr>
            <w:rFonts w:hint="eastAsia" w:ascii="Times New Roman" w:hAnsi="Times New Roman" w:eastAsia="宋体" w:cs="Times New Roman"/>
            <w:sz w:val="18"/>
            <w:szCs w:val="18"/>
            <w:lang w:eastAsia="zh-CN"/>
          </w:rPr>
          <w:t>。</w:t>
        </w:r>
      </w:ins>
    </w:p>
    <w:p w14:paraId="05539158">
      <w:pPr>
        <w:pageBreakBefore w:val="0"/>
        <w:widowControl/>
        <w:kinsoku/>
        <w:wordWrap/>
        <w:overflowPunct w:val="0"/>
        <w:topLinePunct w:val="0"/>
        <w:autoSpaceDE w:val="0"/>
        <w:autoSpaceDN w:val="0"/>
        <w:bidi w:val="0"/>
        <w:adjustRightInd w:val="0"/>
        <w:snapToGrid w:val="0"/>
        <w:spacing w:line="360" w:lineRule="auto"/>
        <w:jc w:val="both"/>
        <w:textAlignment w:val="baseline"/>
        <w:rPr>
          <w:rFonts w:hint="default" w:ascii="Times New Roman" w:hAnsi="Times New Roman" w:eastAsia="宋体" w:cs="Times New Roman"/>
          <w:i w:val="0"/>
          <w:iCs w:val="0"/>
          <w:caps w:val="0"/>
          <w:color w:val="auto"/>
          <w:spacing w:val="0"/>
          <w:sz w:val="18"/>
          <w:szCs w:val="18"/>
          <w:highlight w:val="none"/>
          <w:shd w:val="clear" w:fill="FFFFFF"/>
        </w:rPr>
      </w:pPr>
    </w:p>
    <w:p w14:paraId="058FF10C">
      <w:pPr>
        <w:keepNext w:val="0"/>
        <w:keepLines w:val="0"/>
        <w:pageBreakBefore w:val="0"/>
        <w:widowControl/>
        <w:numPr>
          <w:ilvl w:val="0"/>
          <w:numId w:val="0"/>
        </w:numPr>
        <w:kinsoku/>
        <w:wordWrap/>
        <w:overflowPunct w:val="0"/>
        <w:topLinePunct w:val="0"/>
        <w:autoSpaceDE w:val="0"/>
        <w:autoSpaceDN w:val="0"/>
        <w:bidi w:val="0"/>
        <w:adjustRightInd w:val="0"/>
        <w:snapToGrid w:val="0"/>
        <w:spacing w:line="360" w:lineRule="auto"/>
        <w:ind w:leftChars="-200"/>
        <w:textAlignment w:val="baseline"/>
        <w:rPr>
          <w:rFonts w:hint="default" w:ascii="Times New Roman" w:hAnsi="Times New Roman" w:eastAsia="宋体" w:cs="Times New Roman"/>
          <w:color w:val="auto"/>
          <w:sz w:val="24"/>
          <w:szCs w:val="24"/>
          <w:highlight w:val="none"/>
          <w:shd w:val="clear" w:color="auto" w:fill="auto"/>
          <w:woUserID w:val="5"/>
        </w:rPr>
      </w:pPr>
    </w:p>
    <w:sectPr>
      <w:footerReference r:id="rId7" w:type="default"/>
      <w:pgSz w:w="12240" w:h="15840"/>
      <w:pgMar w:top="1351" w:right="765" w:bottom="0" w:left="1320" w:header="0" w:footer="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jb" w:date="2026-04-02T15:25:08Z" w:initials="">
    <w:p w14:paraId="798C1820">
      <w:pPr>
        <w:pStyle w:val="10"/>
        <w:rPr>
          <w:rFonts w:hint="default" w:eastAsia="宋体"/>
          <w:lang w:val="en-US" w:eastAsia="zh-CN"/>
        </w:rPr>
      </w:pPr>
      <w:r>
        <w:rPr>
          <w:rFonts w:hint="eastAsia" w:eastAsia="宋体"/>
          <w:lang w:val="en-US" w:eastAsia="zh-CN"/>
        </w:rPr>
        <w:t>补充数量来源、数据量等说明</w:t>
      </w:r>
    </w:p>
  </w:comment>
  <w:comment w:id="1" w:author="bjb" w:date="2026-04-02T15:43:30Z" w:initials="">
    <w:p w14:paraId="5095B9DE">
      <w:pPr>
        <w:pStyle w:val="10"/>
        <w:rPr>
          <w:rFonts w:hint="default" w:eastAsia="宋体"/>
          <w:lang w:val="en-US" w:eastAsia="zh-CN"/>
        </w:rPr>
      </w:pPr>
      <w:r>
        <w:rPr>
          <w:rFonts w:hint="eastAsia" w:eastAsia="宋体"/>
          <w:lang w:val="en-US" w:eastAsia="zh-CN"/>
        </w:rPr>
        <w:t>图3未展示12类维度数据</w:t>
      </w:r>
    </w:p>
  </w:comment>
  <w:comment w:id="2" w:author="bjb" w:date="2026-04-02T16:31:09Z" w:initials="">
    <w:p w14:paraId="5F7488EE">
      <w:pPr>
        <w:pStyle w:val="10"/>
        <w:rPr>
          <w:rFonts w:hint="default" w:eastAsia="宋体"/>
          <w:lang w:val="en-US" w:eastAsia="zh-CN"/>
        </w:rPr>
      </w:pPr>
      <w:r>
        <w:rPr>
          <w:rFonts w:hint="eastAsia" w:eastAsia="宋体"/>
          <w:lang w:val="en-US" w:eastAsia="zh-CN"/>
        </w:rPr>
        <w:t>补充局限性分析</w:t>
      </w:r>
    </w:p>
  </w:comment>
  <w:comment w:id="3" w:author="bjb" w:date="2026-04-02T16:34:08Z" w:initials="">
    <w:p w14:paraId="001DCFF9">
      <w:pPr>
        <w:pStyle w:val="10"/>
        <w:rPr>
          <w:rFonts w:hint="default" w:eastAsia="宋体"/>
          <w:lang w:val="en-US" w:eastAsia="zh-CN"/>
        </w:rPr>
      </w:pPr>
      <w:r>
        <w:rPr>
          <w:rFonts w:hint="eastAsia" w:eastAsia="宋体"/>
          <w:lang w:val="en-US" w:eastAsia="zh-CN"/>
        </w:rPr>
        <w:t>聚焦1~2个方面即可</w:t>
      </w:r>
    </w:p>
    <w:p w14:paraId="47AC6316">
      <w:pPr>
        <w:pStyle w:val="10"/>
      </w:pPr>
    </w:p>
  </w:comment>
  <w:comment w:id="4" w:author="bjb" w:date="2026-04-02T10:36:10Z" w:initials="">
    <w:p w14:paraId="0E4E6EEE">
      <w:pPr>
        <w:pStyle w:val="10"/>
        <w:rPr>
          <w:rFonts w:hint="default" w:eastAsia="宋体"/>
          <w:lang w:val="en-US" w:eastAsia="zh-CN"/>
        </w:rPr>
      </w:pPr>
      <w:r>
        <w:rPr>
          <w:rFonts w:hint="eastAsia" w:eastAsia="宋体"/>
          <w:lang w:val="en-US" w:eastAsia="zh-CN"/>
        </w:rPr>
        <w:t xml:space="preserve"> 查无此文献</w:t>
      </w:r>
    </w:p>
  </w:comment>
  <w:comment w:id="5" w:author="bjb" w:date="2026-04-02T10:41:48Z" w:initials="">
    <w:p w14:paraId="5A5D0F9F">
      <w:pPr>
        <w:pStyle w:val="10"/>
      </w:pPr>
      <w:r>
        <w:rPr>
          <w:rFonts w:hint="eastAsia" w:eastAsia="宋体"/>
          <w:lang w:val="en-US" w:eastAsia="zh-CN"/>
        </w:rPr>
        <w:t>查无此文献</w:t>
      </w:r>
    </w:p>
  </w:comment>
  <w:comment w:id="6" w:author="bjb" w:date="2026-04-02T10:42:20Z" w:initials="">
    <w:p w14:paraId="28B511BE">
      <w:pPr>
        <w:pStyle w:val="10"/>
        <w:rPr>
          <w:rFonts w:hint="default" w:eastAsia="宋体"/>
          <w:lang w:val="en-US" w:eastAsia="zh-CN"/>
        </w:rPr>
      </w:pPr>
      <w:r>
        <w:rPr>
          <w:rFonts w:hint="eastAsia" w:eastAsia="宋体"/>
          <w:lang w:val="en-US" w:eastAsia="zh-CN"/>
        </w:rPr>
        <w:t>补充第一作者简介（姓名，出生年，性别，籍贯，学历，职称，研究方向）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8C1820" w15:done="0"/>
  <w15:commentEx w15:paraId="5095B9DE" w15:done="0"/>
  <w15:commentEx w15:paraId="5F7488EE" w15:done="0"/>
  <w15:commentEx w15:paraId="47AC6316" w15:done="0"/>
  <w15:commentEx w15:paraId="0E4E6EEE" w15:done="0"/>
  <w15:commentEx w15:paraId="5A5D0F9F" w15:done="0"/>
  <w15:commentEx w15:paraId="28B511B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DFDDE">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F8DC9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1F8DC9C"/>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jb">
    <w15:presenceInfo w15:providerId="None" w15:userId="bj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docVars>
    <w:docVar w:name="commondata" w:val="eyJoZGlkIjoiYTcwOGJmYmZhZTg4MDI1NzQ5NDIzNjUwZDNmOGFhNmMifQ=="/>
  </w:docVars>
  <w:rsids>
    <w:rsidRoot w:val="00000000"/>
    <w:rsid w:val="00060502"/>
    <w:rsid w:val="009C15CF"/>
    <w:rsid w:val="01A916C8"/>
    <w:rsid w:val="03090602"/>
    <w:rsid w:val="03994AA7"/>
    <w:rsid w:val="045F0182"/>
    <w:rsid w:val="077D3218"/>
    <w:rsid w:val="0904706D"/>
    <w:rsid w:val="0CF70487"/>
    <w:rsid w:val="0F7D8A3B"/>
    <w:rsid w:val="102A7173"/>
    <w:rsid w:val="104222BC"/>
    <w:rsid w:val="119B31DD"/>
    <w:rsid w:val="13EE7391"/>
    <w:rsid w:val="17822F0D"/>
    <w:rsid w:val="184C4523"/>
    <w:rsid w:val="1F6F22B0"/>
    <w:rsid w:val="236D3EA7"/>
    <w:rsid w:val="23FAF0BC"/>
    <w:rsid w:val="257B7FBE"/>
    <w:rsid w:val="26AD6492"/>
    <w:rsid w:val="276A4438"/>
    <w:rsid w:val="2797B5DB"/>
    <w:rsid w:val="28EB62B7"/>
    <w:rsid w:val="2A8F37EF"/>
    <w:rsid w:val="2AA37E64"/>
    <w:rsid w:val="2C0619FD"/>
    <w:rsid w:val="2E8A154D"/>
    <w:rsid w:val="2EA7C98B"/>
    <w:rsid w:val="2EBF4134"/>
    <w:rsid w:val="2FFF0815"/>
    <w:rsid w:val="30BB4319"/>
    <w:rsid w:val="32533B8B"/>
    <w:rsid w:val="33BFA4E0"/>
    <w:rsid w:val="3643286F"/>
    <w:rsid w:val="37C4579B"/>
    <w:rsid w:val="37CB61F5"/>
    <w:rsid w:val="37EE506B"/>
    <w:rsid w:val="388F3EE1"/>
    <w:rsid w:val="3A5FA8E5"/>
    <w:rsid w:val="3B2F514A"/>
    <w:rsid w:val="3BA7A4F9"/>
    <w:rsid w:val="3C907D69"/>
    <w:rsid w:val="3CF2B866"/>
    <w:rsid w:val="3D6D61DC"/>
    <w:rsid w:val="3DE3202B"/>
    <w:rsid w:val="3DFF75F8"/>
    <w:rsid w:val="3EE76485"/>
    <w:rsid w:val="3EFE6EE0"/>
    <w:rsid w:val="3F7C7738"/>
    <w:rsid w:val="3FE4744E"/>
    <w:rsid w:val="3FE91987"/>
    <w:rsid w:val="3FFFC747"/>
    <w:rsid w:val="401A5E3B"/>
    <w:rsid w:val="405F34A4"/>
    <w:rsid w:val="4084405E"/>
    <w:rsid w:val="4103306F"/>
    <w:rsid w:val="415F1BD0"/>
    <w:rsid w:val="447B5C9C"/>
    <w:rsid w:val="48A57B85"/>
    <w:rsid w:val="4AF38BBB"/>
    <w:rsid w:val="4CF3070D"/>
    <w:rsid w:val="4F1F5ED7"/>
    <w:rsid w:val="4F8D4FA7"/>
    <w:rsid w:val="4FFF50EE"/>
    <w:rsid w:val="51015282"/>
    <w:rsid w:val="513E52F3"/>
    <w:rsid w:val="51DF4E2C"/>
    <w:rsid w:val="5332420A"/>
    <w:rsid w:val="53895D0E"/>
    <w:rsid w:val="54327275"/>
    <w:rsid w:val="56885A8C"/>
    <w:rsid w:val="57FB0D21"/>
    <w:rsid w:val="5AEFE33C"/>
    <w:rsid w:val="5D4FB529"/>
    <w:rsid w:val="5DE3AADF"/>
    <w:rsid w:val="5F4D9FE9"/>
    <w:rsid w:val="5F6FB71A"/>
    <w:rsid w:val="5F8BB379"/>
    <w:rsid w:val="5FEFE653"/>
    <w:rsid w:val="6305074D"/>
    <w:rsid w:val="64720D8A"/>
    <w:rsid w:val="663D1324"/>
    <w:rsid w:val="66D67E52"/>
    <w:rsid w:val="66FFE6A5"/>
    <w:rsid w:val="68763722"/>
    <w:rsid w:val="694B61CD"/>
    <w:rsid w:val="6B3F2FF7"/>
    <w:rsid w:val="6B77D695"/>
    <w:rsid w:val="6BB7F970"/>
    <w:rsid w:val="6BC76B3C"/>
    <w:rsid w:val="6BF35F36"/>
    <w:rsid w:val="6CA92135"/>
    <w:rsid w:val="6DBD459D"/>
    <w:rsid w:val="6DD7A9FD"/>
    <w:rsid w:val="6DFFD610"/>
    <w:rsid w:val="6E7A2E0B"/>
    <w:rsid w:val="6F77FB76"/>
    <w:rsid w:val="6FDEB70D"/>
    <w:rsid w:val="6FE44DAF"/>
    <w:rsid w:val="6FE47A52"/>
    <w:rsid w:val="6FFBD85E"/>
    <w:rsid w:val="6FFFFCC3"/>
    <w:rsid w:val="72035A48"/>
    <w:rsid w:val="729FEB76"/>
    <w:rsid w:val="72FFC5F9"/>
    <w:rsid w:val="74216653"/>
    <w:rsid w:val="752D5708"/>
    <w:rsid w:val="755E0137"/>
    <w:rsid w:val="766DF897"/>
    <w:rsid w:val="767DDE7A"/>
    <w:rsid w:val="769D2054"/>
    <w:rsid w:val="776F8921"/>
    <w:rsid w:val="77F9BC7C"/>
    <w:rsid w:val="78E12E98"/>
    <w:rsid w:val="79664EED"/>
    <w:rsid w:val="79DB4101"/>
    <w:rsid w:val="79F91D28"/>
    <w:rsid w:val="7A3B1406"/>
    <w:rsid w:val="7AEC1B0F"/>
    <w:rsid w:val="7B1FF041"/>
    <w:rsid w:val="7BBE5ADE"/>
    <w:rsid w:val="7BCD695B"/>
    <w:rsid w:val="7BCE169A"/>
    <w:rsid w:val="7BFA64AF"/>
    <w:rsid w:val="7BFDC4AC"/>
    <w:rsid w:val="7C354B6A"/>
    <w:rsid w:val="7C6F2DC0"/>
    <w:rsid w:val="7C7D76FB"/>
    <w:rsid w:val="7CCF8E72"/>
    <w:rsid w:val="7CEFDE6B"/>
    <w:rsid w:val="7CF7532D"/>
    <w:rsid w:val="7CFEC179"/>
    <w:rsid w:val="7CFFD56A"/>
    <w:rsid w:val="7D9D2A51"/>
    <w:rsid w:val="7DBB83AD"/>
    <w:rsid w:val="7DCB2753"/>
    <w:rsid w:val="7DF9704C"/>
    <w:rsid w:val="7EB65BB0"/>
    <w:rsid w:val="7EBD8FAB"/>
    <w:rsid w:val="7ED7C619"/>
    <w:rsid w:val="7EFD3C7C"/>
    <w:rsid w:val="7F733CA4"/>
    <w:rsid w:val="7F7F6183"/>
    <w:rsid w:val="7FB76A3D"/>
    <w:rsid w:val="7FB7B0A8"/>
    <w:rsid w:val="7FBD01C9"/>
    <w:rsid w:val="7FBF3E33"/>
    <w:rsid w:val="7FD73013"/>
    <w:rsid w:val="7FDDB255"/>
    <w:rsid w:val="7FF3B402"/>
    <w:rsid w:val="7FFD2F0A"/>
    <w:rsid w:val="7FFD6A91"/>
    <w:rsid w:val="7FFDD9F8"/>
    <w:rsid w:val="7FFE93A2"/>
    <w:rsid w:val="7FFF6CDE"/>
    <w:rsid w:val="8DF762A8"/>
    <w:rsid w:val="937F6BD7"/>
    <w:rsid w:val="99EEC655"/>
    <w:rsid w:val="9B9B4AA2"/>
    <w:rsid w:val="9EFFF0C3"/>
    <w:rsid w:val="9FBDCEAD"/>
    <w:rsid w:val="9FD50BE0"/>
    <w:rsid w:val="AF679E33"/>
    <w:rsid w:val="AF7EA1CC"/>
    <w:rsid w:val="B5F792C4"/>
    <w:rsid w:val="B74F6507"/>
    <w:rsid w:val="BACF23BD"/>
    <w:rsid w:val="BAFC61F1"/>
    <w:rsid w:val="BB993C54"/>
    <w:rsid w:val="BCFFFC06"/>
    <w:rsid w:val="BDFB345C"/>
    <w:rsid w:val="BEBCC38D"/>
    <w:rsid w:val="BF7BD395"/>
    <w:rsid w:val="BFD30B0C"/>
    <w:rsid w:val="BFDF59F3"/>
    <w:rsid w:val="BFFB565D"/>
    <w:rsid w:val="C7F39962"/>
    <w:rsid w:val="CD7C8670"/>
    <w:rsid w:val="CDFDCD6E"/>
    <w:rsid w:val="D65D57B8"/>
    <w:rsid w:val="D693C686"/>
    <w:rsid w:val="D7B667F9"/>
    <w:rsid w:val="D9FA40B5"/>
    <w:rsid w:val="DDFF0791"/>
    <w:rsid w:val="DFBD9B8A"/>
    <w:rsid w:val="DFCD03EB"/>
    <w:rsid w:val="DFF12D01"/>
    <w:rsid w:val="E58F001A"/>
    <w:rsid w:val="E6E5B4C8"/>
    <w:rsid w:val="E6F9B676"/>
    <w:rsid w:val="E7DD0EC6"/>
    <w:rsid w:val="E93B30CD"/>
    <w:rsid w:val="E97B0BDE"/>
    <w:rsid w:val="EBFF7E66"/>
    <w:rsid w:val="EDE77A30"/>
    <w:rsid w:val="EE7DBAB7"/>
    <w:rsid w:val="EF78F427"/>
    <w:rsid w:val="EFC41370"/>
    <w:rsid w:val="EFCFA35D"/>
    <w:rsid w:val="EFDF3350"/>
    <w:rsid w:val="EFEFFA9A"/>
    <w:rsid w:val="F1EAEF31"/>
    <w:rsid w:val="F1F6902C"/>
    <w:rsid w:val="F34CD399"/>
    <w:rsid w:val="F3C9B2FA"/>
    <w:rsid w:val="F63FFCF4"/>
    <w:rsid w:val="F67B36C4"/>
    <w:rsid w:val="F6FE289F"/>
    <w:rsid w:val="F6FEDDD9"/>
    <w:rsid w:val="F7774408"/>
    <w:rsid w:val="F7ECBDF4"/>
    <w:rsid w:val="F8C7AC49"/>
    <w:rsid w:val="F943D31B"/>
    <w:rsid w:val="F97582F0"/>
    <w:rsid w:val="FBDDD5FB"/>
    <w:rsid w:val="FBEF7DD1"/>
    <w:rsid w:val="FCFB2237"/>
    <w:rsid w:val="FCFF0EB8"/>
    <w:rsid w:val="FD9F041A"/>
    <w:rsid w:val="FDFDB1F0"/>
    <w:rsid w:val="FEB70614"/>
    <w:rsid w:val="FED7111D"/>
    <w:rsid w:val="FF7DD9DC"/>
    <w:rsid w:val="FFDA5075"/>
    <w:rsid w:val="FFDF534A"/>
    <w:rsid w:val="FFDFEDD0"/>
    <w:rsid w:val="FFE7B04D"/>
    <w:rsid w:val="FFED717C"/>
    <w:rsid w:val="FFFE4FA4"/>
    <w:rsid w:val="FFFF4EEE"/>
    <w:rsid w:val="FFFF8D2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9"/>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2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9">
    <w:name w:val="Default Paragraph Font"/>
    <w:semiHidden/>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caption"/>
    <w:basedOn w:val="1"/>
    <w:next w:val="1"/>
    <w:semiHidden/>
    <w:unhideWhenUsed/>
    <w:qFormat/>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Arial" w:hAnsi="Arial" w:eastAsia="黑体" w:cs="Arial"/>
      <w:snapToGrid/>
      <w:color w:val="000000"/>
      <w:kern w:val="0"/>
      <w:sz w:val="20"/>
      <w:szCs w:val="20"/>
      <w:lang w:val="en-US" w:eastAsia="zh-CN" w:bidi="ar"/>
    </w:rPr>
  </w:style>
  <w:style w:type="paragraph" w:styleId="10">
    <w:name w:val="annotation text"/>
    <w:basedOn w:val="1"/>
    <w:qFormat/>
    <w:uiPriority w:val="0"/>
    <w:pPr>
      <w:jc w:val="left"/>
    </w:pPr>
  </w:style>
  <w:style w:type="paragraph" w:styleId="11">
    <w:name w:val="Body Text"/>
    <w:basedOn w:val="1"/>
    <w:qFormat/>
    <w:uiPriority w:val="0"/>
    <w:rPr>
      <w:rFonts w:ascii="微软雅黑" w:hAnsi="微软雅黑" w:eastAsia="微软雅黑" w:cs="微软雅黑"/>
      <w:sz w:val="24"/>
      <w:szCs w:val="24"/>
      <w:lang w:val="en-US" w:eastAsia="en-US" w:bidi="ar-SA"/>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footnote text"/>
    <w:basedOn w:val="1"/>
    <w:qFormat/>
    <w:uiPriority w:val="0"/>
    <w:pPr>
      <w:snapToGrid w:val="0"/>
      <w:jc w:val="left"/>
    </w:pPr>
    <w:rPr>
      <w:sz w:val="18"/>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Emphasis"/>
    <w:basedOn w:val="19"/>
    <w:qFormat/>
    <w:uiPriority w:val="0"/>
    <w:rPr>
      <w:i/>
    </w:rPr>
  </w:style>
  <w:style w:type="character" w:styleId="22">
    <w:name w:val="Hyperlink"/>
    <w:basedOn w:val="19"/>
    <w:qFormat/>
    <w:uiPriority w:val="0"/>
    <w:rPr>
      <w:color w:val="0000FF"/>
      <w:u w:val="single"/>
    </w:rPr>
  </w:style>
  <w:style w:type="character" w:styleId="23">
    <w:name w:val="HTML Code"/>
    <w:basedOn w:val="19"/>
    <w:qFormat/>
    <w:uiPriority w:val="0"/>
    <w:rPr>
      <w:rFonts w:ascii="Courier New" w:hAnsi="Courier New"/>
      <w:sz w:val="20"/>
    </w:rPr>
  </w:style>
  <w:style w:type="character" w:styleId="24">
    <w:name w:val="footnote reference"/>
    <w:basedOn w:val="19"/>
    <w:qFormat/>
    <w:uiPriority w:val="0"/>
    <w:rPr>
      <w:vertAlign w:val="superscript"/>
    </w:rPr>
  </w:style>
  <w:style w:type="paragraph" w:customStyle="1" w:styleId="25">
    <w:name w:val="样式1"/>
    <w:basedOn w:val="1"/>
    <w:qFormat/>
    <w:uiPriority w:val="0"/>
  </w:style>
  <w:style w:type="table" w:customStyle="1" w:styleId="26">
    <w:name w:val="Table Normal"/>
    <w:basedOn w:val="17"/>
    <w:semiHidden/>
    <w:unhideWhenUsed/>
    <w:qFormat/>
    <w:uiPriority w:val="0"/>
    <w:tblPr>
      <w:tblCellMar>
        <w:top w:w="0" w:type="dxa"/>
        <w:left w:w="0" w:type="dxa"/>
        <w:bottom w:w="0" w:type="dxa"/>
        <w:right w:w="0" w:type="dxa"/>
      </w:tblCellMar>
    </w:tblPr>
  </w:style>
  <w:style w:type="character" w:customStyle="1" w:styleId="27">
    <w:name w:val="标题 4 Char"/>
    <w:link w:val="5"/>
    <w:qFormat/>
    <w:uiPriority w:val="0"/>
    <w:rPr>
      <w:rFonts w:hint="eastAsia" w:ascii="宋体" w:hAnsi="宋体" w:eastAsia="宋体" w:cs="宋体"/>
      <w:b/>
      <w:bCs/>
      <w:kern w:val="0"/>
      <w:sz w:val="24"/>
      <w:szCs w:val="24"/>
      <w:lang w:val="en-US" w:eastAsia="zh-CN" w:bidi="ar"/>
    </w:rPr>
  </w:style>
  <w:style w:type="paragraph" w:customStyle="1" w:styleId="28">
    <w:name w:val="Table Text"/>
    <w:basedOn w:val="1"/>
    <w:hidden/>
    <w:qFormat/>
    <w:uiPriority w:val="0"/>
    <w:pPr>
      <w:kinsoku w:val="0"/>
      <w:autoSpaceDE w:val="0"/>
      <w:autoSpaceDN w:val="0"/>
      <w:adjustRightInd w:val="0"/>
      <w:snapToGrid w:val="0"/>
      <w:spacing w:before="0" w:beforeAutospacing="0" w:after="0" w:afterAutospacing="0"/>
      <w:ind w:left="0" w:right="0"/>
      <w:jc w:val="left"/>
      <w:textAlignment w:val="baseline"/>
    </w:pPr>
    <w:rPr>
      <w:rFonts w:hint="default" w:ascii="微软雅黑" w:hAnsi="微软雅黑" w:eastAsia="微软雅黑" w:cs="微软雅黑"/>
      <w:snapToGrid/>
      <w:color w:val="000000"/>
      <w:kern w:val="0"/>
      <w:sz w:val="24"/>
      <w:szCs w:val="24"/>
      <w:lang w:val="en-US" w:eastAsia="zh-CN" w:bidi="ar"/>
    </w:rPr>
  </w:style>
  <w:style w:type="character" w:customStyle="1" w:styleId="29">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b1802a-367b-4762-aa4e-a977e52390cf}">
  <ds:schemaRefs/>
</ds:datastoreItem>
</file>

<file path=docProps/app.xml><?xml version="1.0" encoding="utf-8"?>
<Properties xmlns="http://schemas.openxmlformats.org/officeDocument/2006/extended-properties" xmlns:vt="http://schemas.openxmlformats.org/officeDocument/2006/docPropsVTypes">
  <Pages>14</Pages>
  <Words>8356</Words>
  <Characters>10422</Characters>
  <Lines>1</Lines>
  <Paragraphs>1</Paragraphs>
  <TotalTime>98</TotalTime>
  <ScaleCrop>false</ScaleCrop>
  <LinksUpToDate>false</LinksUpToDate>
  <CharactersWithSpaces>10954</CharactersWithSpaces>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2025-05-17T22:54:00Z</dcterms:created>
  <dc:creator>周芳</dc:creator>
  <cp:lastModifiedBy>冬思韦</cp:lastModifiedBy>
  <dcterms:modified xsi:type="dcterms:W3CDTF">2026-04-03T17:25:33Z</dcterms:modified>
  <dc:title>test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2025-07-04T19:12:33Z</vt:filetime>
  </property>
  <property fmtid="{D5CDD505-2E9C-101B-9397-08002B2CF9AE}" pid="4" name="KSOTemplateDocerSaveRecord">
    <vt:lpwstr>eyJoZGlkIjoiZDViNTJlNDk1Mjk1YjQwZDQ4YWNmOTI0NDE2ZmZmZTIiLCJ1c2VySWQiOiIyMDIyMTk2NSJ9</vt:lpwstr>
  </property>
  <property fmtid="{D5CDD505-2E9C-101B-9397-08002B2CF9AE}" pid="5" name="KSOProductBuildVer">
    <vt:lpwstr>2052-12.1.25205.25205</vt:lpwstr>
  </property>
  <property fmtid="{D5CDD505-2E9C-101B-9397-08002B2CF9AE}" pid="6" name="ICV">
    <vt:lpwstr>7452E118EA4D44EF9DAADD79FF9B8813_13</vt:lpwstr>
  </property>
</Properties>
</file>